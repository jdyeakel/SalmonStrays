
<file path=[Content_Types].xml><?xml version="1.0" encoding="utf-8"?>
<Types xmlns="http://schemas.openxmlformats.org/package/2006/content-types">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DAD7C4" w14:textId="31F01390" w:rsidR="00A64E19" w:rsidRDefault="008E2445">
      <w:pPr>
        <w:pStyle w:val="Title"/>
      </w:pPr>
      <w:del w:id="0" w:author="Peter Westley" w:date="2017-05-30T06:01:00Z">
        <w:r w:rsidDel="006673E8">
          <w:delText>The eco</w:delText>
        </w:r>
      </w:del>
      <w:ins w:id="1" w:author="Peter Westley" w:date="2017-05-30T06:01:00Z">
        <w:r w:rsidR="006673E8">
          <w:t>Eco</w:t>
        </w:r>
      </w:ins>
      <w:r>
        <w:t xml:space="preserve">-evolutionary </w:t>
      </w:r>
      <w:del w:id="2" w:author="Peter Westley" w:date="2017-05-30T06:01:00Z">
        <w:r w:rsidDel="006673E8">
          <w:delText>impacts of</w:delText>
        </w:r>
      </w:del>
      <w:ins w:id="3" w:author="Peter Westley" w:date="2017-05-30T06:01:00Z">
        <w:r w:rsidR="006673E8">
          <w:t>dynamics and</w:t>
        </w:r>
      </w:ins>
      <w:r>
        <w:t xml:space="preserve"> collective straying</w:t>
      </w:r>
      <w:ins w:id="4" w:author="Peter Westley" w:date="2017-05-30T06:01:00Z">
        <w:r w:rsidR="006673E8">
          <w:t>: Implications</w:t>
        </w:r>
      </w:ins>
      <w:r>
        <w:t xml:space="preserve"> </w:t>
      </w:r>
      <w:del w:id="5" w:author="Peter Westley" w:date="2017-05-30T06:01:00Z">
        <w:r w:rsidDel="006673E8">
          <w:delText xml:space="preserve">on </w:delText>
        </w:r>
      </w:del>
      <w:ins w:id="6" w:author="Peter Westley" w:date="2017-05-30T06:01:00Z">
        <w:r w:rsidR="006673E8">
          <w:t xml:space="preserve">for salmon </w:t>
        </w:r>
      </w:ins>
      <w:proofErr w:type="spellStart"/>
      <w:r>
        <w:t>metapopulation</w:t>
      </w:r>
      <w:proofErr w:type="spellEnd"/>
      <w:r>
        <w:t xml:space="preserve"> </w:t>
      </w:r>
      <w:commentRangeStart w:id="7"/>
      <w:r>
        <w:t>robustness</w:t>
      </w:r>
      <w:commentRangeEnd w:id="7"/>
      <w:r w:rsidR="006673E8">
        <w:rPr>
          <w:rStyle w:val="CommentReference"/>
          <w:rFonts w:asciiTheme="minorHAnsi" w:eastAsiaTheme="minorHAnsi" w:hAnsiTheme="minorHAnsi" w:cstheme="minorBidi"/>
          <w:b w:val="0"/>
          <w:bCs w:val="0"/>
          <w:color w:val="auto"/>
        </w:rPr>
        <w:commentReference w:id="7"/>
      </w:r>
    </w:p>
    <w:p w14:paraId="16947756" w14:textId="77777777" w:rsidR="00A64E19" w:rsidRDefault="008E2445">
      <w:pPr>
        <w:pStyle w:val="Author"/>
      </w:pPr>
      <w:r>
        <w:t>Justin D. Yeakel</w:t>
      </w:r>
      <m:oMath>
        <m:sSup>
          <m:sSupPr>
            <m:ctrlPr>
              <w:rPr>
                <w:rFonts w:ascii="Cambria Math" w:hAnsi="Cambria Math"/>
              </w:rPr>
            </m:ctrlPr>
          </m:sSupPr>
          <m:e/>
          <m:sup>
            <m:r>
              <w:rPr>
                <w:rFonts w:ascii="Cambria Math" w:hAnsi="Cambria Math"/>
              </w:rPr>
              <m:t>1,2,*</m:t>
            </m:r>
          </m:sup>
        </m:sSup>
      </m:oMath>
      <w:r>
        <w:t>, Jean Philippe Gibert</w:t>
      </w:r>
      <m:oMath>
        <m:sSup>
          <m:sSupPr>
            <m:ctrlPr>
              <w:rPr>
                <w:rFonts w:ascii="Cambria Math" w:hAnsi="Cambria Math"/>
              </w:rPr>
            </m:ctrlPr>
          </m:sSupPr>
          <m:e/>
          <m:sup>
            <m:r>
              <w:rPr>
                <w:rFonts w:ascii="Cambria Math" w:hAnsi="Cambria Math"/>
              </w:rPr>
              <m:t>1</m:t>
            </m:r>
          </m:sup>
        </m:sSup>
      </m:oMath>
      <w:r>
        <w:t>, Peter A. H. Westley</w:t>
      </w:r>
      <m:oMath>
        <m:sSup>
          <m:sSupPr>
            <m:ctrlPr>
              <w:rPr>
                <w:rFonts w:ascii="Cambria Math" w:hAnsi="Cambria Math"/>
              </w:rPr>
            </m:ctrlPr>
          </m:sSupPr>
          <m:e/>
          <m:sup>
            <m:r>
              <w:rPr>
                <w:rFonts w:ascii="Cambria Math" w:hAnsi="Cambria Math"/>
              </w:rPr>
              <m:t>3</m:t>
            </m:r>
          </m:sup>
        </m:sSup>
      </m:oMath>
      <w:r>
        <w:t>, &amp; Jonathan W. Moore</w:t>
      </w:r>
      <m:oMath>
        <m:sSup>
          <m:sSupPr>
            <m:ctrlPr>
              <w:rPr>
                <w:rFonts w:ascii="Cambria Math" w:hAnsi="Cambria Math"/>
              </w:rPr>
            </m:ctrlPr>
          </m:sSupPr>
          <m:e/>
          <m:sup>
            <m:r>
              <w:rPr>
                <w:rFonts w:ascii="Cambria Math" w:hAnsi="Cambria Math"/>
              </w:rPr>
              <m:t>4</m:t>
            </m:r>
          </m:sup>
        </m:sSup>
      </m:oMath>
      <w:r>
        <w:br/>
      </w:r>
      <m:oMath>
        <m:sSup>
          <m:sSupPr>
            <m:ctrlPr>
              <w:rPr>
                <w:rFonts w:ascii="Cambria Math" w:hAnsi="Cambria Math"/>
              </w:rPr>
            </m:ctrlPr>
          </m:sSupPr>
          <m:e/>
          <m:sup>
            <m:r>
              <w:rPr>
                <w:rFonts w:ascii="Cambria Math" w:hAnsi="Cambria Math"/>
              </w:rPr>
              <m:t>1</m:t>
            </m:r>
          </m:sup>
        </m:sSup>
      </m:oMath>
      <w:r>
        <w:t>School of Natural Sciences, University of California, Merced, Merced CA, USA</w:t>
      </w:r>
      <w:r>
        <w:br/>
      </w:r>
      <m:oMath>
        <m:sSup>
          <m:sSupPr>
            <m:ctrlPr>
              <w:rPr>
                <w:rFonts w:ascii="Cambria Math" w:hAnsi="Cambria Math"/>
              </w:rPr>
            </m:ctrlPr>
          </m:sSupPr>
          <m:e/>
          <m:sup>
            <m:r>
              <w:rPr>
                <w:rFonts w:ascii="Cambria Math" w:hAnsi="Cambria Math"/>
              </w:rPr>
              <m:t>2</m:t>
            </m:r>
          </m:sup>
        </m:sSup>
      </m:oMath>
      <w:r>
        <w:t>The Santa Fe Institute, Santa Fe NM, USA</w:t>
      </w:r>
      <w:r>
        <w:br/>
      </w:r>
      <m:oMath>
        <m:sSup>
          <m:sSupPr>
            <m:ctrlPr>
              <w:rPr>
                <w:rFonts w:ascii="Cambria Math" w:hAnsi="Cambria Math"/>
              </w:rPr>
            </m:ctrlPr>
          </m:sSupPr>
          <m:e/>
          <m:sup>
            <m:r>
              <w:rPr>
                <w:rFonts w:ascii="Cambria Math" w:hAnsi="Cambria Math"/>
              </w:rPr>
              <m:t>3</m:t>
            </m:r>
          </m:sup>
        </m:sSup>
      </m:oMath>
      <w:r>
        <w:t>College of Fisheries and Ocean Sciences, University of Alaska, Fairbanks, Fairbanks AK, USA</w:t>
      </w:r>
      <w:r>
        <w:br/>
      </w:r>
      <m:oMath>
        <m:sSup>
          <m:sSupPr>
            <m:ctrlPr>
              <w:rPr>
                <w:rFonts w:ascii="Cambria Math" w:hAnsi="Cambria Math"/>
              </w:rPr>
            </m:ctrlPr>
          </m:sSupPr>
          <m:e/>
          <m:sup>
            <m:r>
              <w:rPr>
                <w:rFonts w:ascii="Cambria Math" w:hAnsi="Cambria Math"/>
              </w:rPr>
              <m:t>4</m:t>
            </m:r>
          </m:sup>
        </m:sSup>
      </m:oMath>
      <w:r>
        <w:t>Earth</w:t>
      </w:r>
      <m:oMath>
        <m:sSub>
          <m:sSubPr>
            <m:ctrlPr>
              <w:rPr>
                <w:rFonts w:ascii="Cambria Math" w:hAnsi="Cambria Math"/>
              </w:rPr>
            </m:ctrlPr>
          </m:sSubPr>
          <m:e/>
          <m:sub>
            <m:r>
              <w:rPr>
                <w:rFonts w:ascii="Cambria Math" w:hAnsi="Cambria Math"/>
              </w:rPr>
              <m:t>2</m:t>
            </m:r>
          </m:sub>
        </m:sSub>
      </m:oMath>
      <w:r>
        <w:t>Oceans Research Group, Simon Fraser University, Vancouver BC, Canada</w:t>
      </w:r>
      <w:r>
        <w:br/>
      </w:r>
      <m:oMath>
        <m:sSup>
          <m:sSupPr>
            <m:ctrlPr>
              <w:rPr>
                <w:rFonts w:ascii="Cambria Math" w:hAnsi="Cambria Math"/>
              </w:rPr>
            </m:ctrlPr>
          </m:sSupPr>
          <m:e/>
          <m:sup>
            <m:r>
              <w:rPr>
                <w:rFonts w:ascii="Cambria Math" w:hAnsi="Cambria Math"/>
              </w:rPr>
              <m:t>*</m:t>
            </m:r>
          </m:sup>
        </m:sSup>
      </m:oMath>
      <w:r>
        <w:t>To whom correspondence should be addressed: jdyeakel@gmail.com</w:t>
      </w:r>
    </w:p>
    <w:p w14:paraId="58B2DEE7" w14:textId="77777777" w:rsidR="00A64E19" w:rsidRDefault="008E2445">
      <w:pPr>
        <w:pStyle w:val="Heading1"/>
      </w:pPr>
      <w:bookmarkStart w:id="8" w:name="introduction"/>
      <w:bookmarkEnd w:id="8"/>
      <w:r>
        <w:t>Introduction</w:t>
      </w:r>
    </w:p>
    <w:p w14:paraId="611E3AC1" w14:textId="651040D1" w:rsidR="00A64E19" w:rsidRDefault="008E2445">
      <w:pPr>
        <w:pStyle w:val="FirstParagraph"/>
      </w:pPr>
      <w:r>
        <w:t xml:space="preserve">Intraspecific diversity can increase the resilience and stability of species or </w:t>
      </w:r>
      <w:proofErr w:type="spellStart"/>
      <w:r>
        <w:t>metapopulations</w:t>
      </w:r>
      <w:proofErr w:type="spellEnd"/>
      <w:r>
        <w:t xml:space="preserve">. This diversity-stability linkage can occur when there are asynchronous population dynamics, where the changes in population vary across a </w:t>
      </w:r>
      <w:proofErr w:type="spellStart"/>
      <w:r>
        <w:t>metapopulation</w:t>
      </w:r>
      <w:proofErr w:type="spellEnd"/>
      <w:r>
        <w:t xml:space="preserve">. This asynchrony will increase the potential for demographic </w:t>
      </w:r>
      <w:commentRangeStart w:id="9"/>
      <w:r>
        <w:t>rescue</w:t>
      </w:r>
      <w:commentRangeEnd w:id="9"/>
      <w:r w:rsidR="00826752">
        <w:rPr>
          <w:rStyle w:val="CommentReference"/>
        </w:rPr>
        <w:commentReference w:id="9"/>
      </w:r>
      <w:r>
        <w:t xml:space="preserve">  and also decrease the variability of processes that integrate across the </w:t>
      </w:r>
      <w:proofErr w:type="spellStart"/>
      <w:proofErr w:type="gramStart"/>
      <w:r>
        <w:t>metapopulation</w:t>
      </w:r>
      <w:proofErr w:type="spellEnd"/>
      <w:r>
        <w:t xml:space="preserve"> .</w:t>
      </w:r>
      <w:proofErr w:type="gramEnd"/>
      <w:r>
        <w:t xml:space="preserve"> For example, different responses to climate variability within populations of a rare plant reduced fluctuations in </w:t>
      </w:r>
      <w:proofErr w:type="gramStart"/>
      <w:r>
        <w:t>abundance .</w:t>
      </w:r>
      <w:proofErr w:type="gramEnd"/>
      <w:r>
        <w:t xml:space="preserve"> This statistical buffer has traditionally been quantified as the Portfolio Effect (PE), which is the ratio of the population CV to the CV of the aggregated </w:t>
      </w:r>
      <w:proofErr w:type="spellStart"/>
      <w:proofErr w:type="gramStart"/>
      <w:r>
        <w:t>metapopulation</w:t>
      </w:r>
      <w:proofErr w:type="spellEnd"/>
      <w:r>
        <w:t xml:space="preserve"> .</w:t>
      </w:r>
      <w:proofErr w:type="gramEnd"/>
      <w:r>
        <w:t xml:space="preserve"> Strengthened portfolio effects are expected to increase the robustness of </w:t>
      </w:r>
      <w:proofErr w:type="spellStart"/>
      <w:r>
        <w:t>metapopulations</w:t>
      </w:r>
      <w:proofErr w:type="spellEnd"/>
      <w:r>
        <w:t xml:space="preserve"> to external disturbances, and by extension promote </w:t>
      </w:r>
      <w:proofErr w:type="gramStart"/>
      <w:r>
        <w:t>persistence .</w:t>
      </w:r>
      <w:proofErr w:type="gramEnd"/>
      <w:ins w:id="10" w:author="Peter Westley" w:date="2017-05-30T05:22:00Z">
        <w:r w:rsidR="00826752">
          <w:t xml:space="preserve"> </w:t>
        </w:r>
      </w:ins>
      <w:ins w:id="11" w:author="Peter Westley" w:date="2017-05-30T05:34:00Z">
        <w:r w:rsidR="00302F51">
          <w:t>In contrast</w:t>
        </w:r>
      </w:ins>
      <w:ins w:id="12" w:author="Peter Westley" w:date="2017-05-30T05:22:00Z">
        <w:r w:rsidR="00826752">
          <w:t xml:space="preserve">, homogenization </w:t>
        </w:r>
      </w:ins>
      <w:ins w:id="13" w:author="Peter Westley" w:date="2017-05-30T05:23:00Z">
        <w:r w:rsidR="00826752">
          <w:t xml:space="preserve">of populations that leads to </w:t>
        </w:r>
      </w:ins>
      <w:ins w:id="14" w:author="Peter Westley" w:date="2017-05-30T05:24:00Z">
        <w:r w:rsidR="00826752">
          <w:t xml:space="preserve">greater </w:t>
        </w:r>
      </w:ins>
      <w:ins w:id="15" w:author="Peter Westley" w:date="2017-05-30T05:23:00Z">
        <w:r w:rsidR="00826752">
          <w:t>synchronization an</w:t>
        </w:r>
      </w:ins>
      <w:ins w:id="16" w:author="Peter Westley" w:date="2017-05-30T05:24:00Z">
        <w:r w:rsidR="00826752">
          <w:t xml:space="preserve">d weakened PE may be </w:t>
        </w:r>
      </w:ins>
      <w:ins w:id="17" w:author="Peter Westley" w:date="2017-05-30T05:25:00Z">
        <w:r w:rsidR="00826752">
          <w:t>a harbinger of</w:t>
        </w:r>
      </w:ins>
      <w:ins w:id="18" w:author="Peter Westley" w:date="2017-05-30T05:24:00Z">
        <w:r w:rsidR="00826752">
          <w:t xml:space="preserve"> </w:t>
        </w:r>
        <w:proofErr w:type="spellStart"/>
        <w:r w:rsidR="00826752">
          <w:t>metapopulation</w:t>
        </w:r>
        <w:proofErr w:type="spellEnd"/>
        <w:r w:rsidR="00826752">
          <w:t xml:space="preserve"> </w:t>
        </w:r>
      </w:ins>
      <w:ins w:id="19" w:author="Peter Westley" w:date="2017-05-30T05:25:00Z">
        <w:r w:rsidR="00826752">
          <w:t>collapse</w:t>
        </w:r>
      </w:ins>
      <w:ins w:id="20" w:author="Peter Westley" w:date="2017-05-30T05:24:00Z">
        <w:r w:rsidR="00826752">
          <w:t xml:space="preserve"> </w:t>
        </w:r>
      </w:ins>
      <w:ins w:id="21" w:author="Peter Westley" w:date="2017-05-30T05:25:00Z">
        <w:r w:rsidR="00826752">
          <w:t xml:space="preserve">and extinction. </w:t>
        </w:r>
      </w:ins>
    </w:p>
    <w:p w14:paraId="5FC0DB19" w14:textId="64090708" w:rsidR="00A64E19" w:rsidRDefault="00302F51">
      <w:pPr>
        <w:pStyle w:val="BodyText"/>
      </w:pPr>
      <w:ins w:id="22" w:author="Peter Westley" w:date="2017-05-30T05:38:00Z">
        <w:r>
          <w:t xml:space="preserve">It is clear that dispersal </w:t>
        </w:r>
        <w:r w:rsidR="00AA447A">
          <w:t xml:space="preserve">(i.e., movement with consequences for gene flow) </w:t>
        </w:r>
        <w:r>
          <w:t xml:space="preserve">can influence the evolutionary dynamics of the </w:t>
        </w:r>
        <w:proofErr w:type="spellStart"/>
        <w:r>
          <w:t>metapopulation</w:t>
        </w:r>
        <w:proofErr w:type="spellEnd"/>
        <w:r>
          <w:t xml:space="preserve">, the interplay between selection, population dynamics, and persistence is not well understood. </w:t>
        </w:r>
      </w:ins>
      <w:ins w:id="23" w:author="Peter Westley" w:date="2017-05-30T05:26:00Z">
        <w:r w:rsidR="00826752">
          <w:t xml:space="preserve">Permanent </w:t>
        </w:r>
      </w:ins>
      <w:del w:id="24" w:author="Peter Westley" w:date="2017-05-30T05:26:00Z">
        <w:r w:rsidR="008E2445" w:rsidDel="00826752">
          <w:delText xml:space="preserve">Movement </w:delText>
        </w:r>
      </w:del>
      <w:ins w:id="25" w:author="Peter Westley" w:date="2017-05-30T05:26:00Z">
        <w:r w:rsidR="00826752">
          <w:t xml:space="preserve">movement </w:t>
        </w:r>
      </w:ins>
      <w:r w:rsidR="008E2445">
        <w:t xml:space="preserve">of individuals </w:t>
      </w:r>
      <w:del w:id="26" w:author="Peter Westley" w:date="2017-05-30T05:26:00Z">
        <w:r w:rsidR="008E2445" w:rsidDel="00826752">
          <w:delText xml:space="preserve">across </w:delText>
        </w:r>
      </w:del>
      <w:ins w:id="27" w:author="Peter Westley" w:date="2017-05-30T05:26:00Z">
        <w:r w:rsidR="00826752">
          <w:t xml:space="preserve">among local </w:t>
        </w:r>
      </w:ins>
      <w:r w:rsidR="008E2445">
        <w:t xml:space="preserve">populations (i.e., </w:t>
      </w:r>
      <w:del w:id="28" w:author="Peter Westley" w:date="2017-05-30T05:26:00Z">
        <w:r w:rsidR="008E2445" w:rsidDel="00826752">
          <w:delText xml:space="preserve">straying or </w:delText>
        </w:r>
      </w:del>
      <w:r w:rsidR="008E2445">
        <w:t xml:space="preserve">dispersal) can </w:t>
      </w:r>
      <w:ins w:id="29" w:author="Jonathan Moore" w:date="2017-05-29T12:12:00Z">
        <w:r w:rsidR="008E2445">
          <w:t xml:space="preserve">also </w:t>
        </w:r>
      </w:ins>
      <w:r w:rsidR="008E2445">
        <w:t xml:space="preserve">have a large influence on </w:t>
      </w:r>
      <w:proofErr w:type="spellStart"/>
      <w:r w:rsidR="008E2445">
        <w:t>metapopulation</w:t>
      </w:r>
      <w:proofErr w:type="spellEnd"/>
      <w:r w:rsidR="008E2445">
        <w:t xml:space="preserve"> </w:t>
      </w:r>
      <w:proofErr w:type="gramStart"/>
      <w:r w:rsidR="008E2445">
        <w:t>persistence .</w:t>
      </w:r>
      <w:proofErr w:type="gramEnd"/>
      <w:r w:rsidR="008E2445">
        <w:t xml:space="preserve"> First, </w:t>
      </w:r>
      <w:del w:id="30" w:author="Peter Westley" w:date="2017-05-30T05:28:00Z">
        <w:r w:rsidR="008E2445" w:rsidDel="00302F51">
          <w:delText xml:space="preserve">some level </w:delText>
        </w:r>
      </w:del>
      <w:ins w:id="31" w:author="Jonathan Moore" w:date="2017-05-29T12:13:00Z">
        <w:del w:id="32" w:author="Peter Westley" w:date="2017-05-30T05:28:00Z">
          <w:r w:rsidR="008E2445" w:rsidDel="00302F51">
            <w:delText xml:space="preserve">degree </w:delText>
          </w:r>
        </w:del>
      </w:ins>
      <w:del w:id="33" w:author="Peter Westley" w:date="2017-05-30T05:28:00Z">
        <w:r w:rsidR="008E2445" w:rsidDel="00302F51">
          <w:delText>of straying</w:delText>
        </w:r>
      </w:del>
      <w:ins w:id="34" w:author="Peter Westley" w:date="2017-05-30T05:28:00Z">
        <w:r>
          <w:t>dispersal</w:t>
        </w:r>
      </w:ins>
      <w:r w:rsidR="008E2445">
        <w:t xml:space="preserve"> </w:t>
      </w:r>
      <w:del w:id="35" w:author="Peter Westley" w:date="2017-05-30T05:28:00Z">
        <w:r w:rsidR="008E2445" w:rsidDel="00302F51">
          <w:delText>is necessary to enable</w:delText>
        </w:r>
      </w:del>
      <w:ins w:id="36" w:author="Peter Westley" w:date="2017-05-30T05:28:00Z">
        <w:r>
          <w:t>facilitates</w:t>
        </w:r>
      </w:ins>
      <w:r w:rsidR="008E2445">
        <w:t xml:space="preserve"> </w:t>
      </w:r>
      <w:del w:id="37" w:author="Peter Westley" w:date="2017-05-30T05:28:00Z">
        <w:r w:rsidR="008E2445" w:rsidDel="00302F51">
          <w:delText>the rescue effect</w:delText>
        </w:r>
      </w:del>
      <w:ins w:id="38" w:author="Peter Westley" w:date="2017-05-30T05:28:00Z">
        <w:r>
          <w:t>evolutionary rescue</w:t>
        </w:r>
      </w:ins>
      <w:r w:rsidR="008E2445">
        <w:t xml:space="preserve">, whereby </w:t>
      </w:r>
      <w:ins w:id="39" w:author="Peter Westley" w:date="2017-05-30T05:29:00Z">
        <w:r>
          <w:t xml:space="preserve">immigration of individuals with heritable </w:t>
        </w:r>
        <w:proofErr w:type="spellStart"/>
        <w:r>
          <w:t>adapative</w:t>
        </w:r>
        <w:proofErr w:type="spellEnd"/>
        <w:r>
          <w:t xml:space="preserve"> traits </w:t>
        </w:r>
      </w:ins>
      <w:del w:id="40" w:author="Peter Westley" w:date="2017-05-30T05:29:00Z">
        <w:r w:rsidR="008E2445" w:rsidDel="00302F51">
          <w:delText xml:space="preserve">dispersal among populations </w:delText>
        </w:r>
      </w:del>
      <w:r w:rsidR="008E2445">
        <w:t xml:space="preserve">can rescue small populations from local extinction </w:t>
      </w:r>
      <w:ins w:id="41" w:author="Peter Westley" w:date="2017-05-30T05:29:00Z">
        <w:r>
          <w:t xml:space="preserve">in the context of maladaptive environmental </w:t>
        </w:r>
        <w:commentRangeStart w:id="42"/>
        <w:r>
          <w:t>change</w:t>
        </w:r>
      </w:ins>
      <w:commentRangeEnd w:id="42"/>
      <w:ins w:id="43" w:author="Peter Westley" w:date="2017-05-30T05:30:00Z">
        <w:r>
          <w:rPr>
            <w:rStyle w:val="CommentReference"/>
          </w:rPr>
          <w:commentReference w:id="42"/>
        </w:r>
      </w:ins>
      <w:del w:id="44" w:author="Peter Westley" w:date="2017-05-30T05:30:00Z">
        <w:r w:rsidR="008E2445" w:rsidDel="00302F51">
          <w:delText>(REFS)</w:delText>
        </w:r>
      </w:del>
      <w:r w:rsidR="008E2445">
        <w:t xml:space="preserve">. </w:t>
      </w:r>
      <w:del w:id="45" w:author="Jonathan Moore" w:date="2017-05-29T12:12:00Z">
        <w:r w:rsidR="008E2445" w:rsidDel="008E2445">
          <w:delText>Second</w:delText>
        </w:r>
      </w:del>
      <w:ins w:id="46" w:author="Jonathan Moore" w:date="2017-05-29T12:12:00Z">
        <w:r w:rsidR="008E2445">
          <w:t>On the other hand</w:t>
        </w:r>
      </w:ins>
      <w:r w:rsidR="008E2445">
        <w:t xml:space="preserve">, high </w:t>
      </w:r>
      <w:del w:id="47" w:author="Peter Westley" w:date="2017-05-30T05:34:00Z">
        <w:r w:rsidR="008E2445" w:rsidDel="00302F51">
          <w:delText>levels of straying</w:delText>
        </w:r>
      </w:del>
      <w:ins w:id="48" w:author="Peter Westley" w:date="2017-05-30T05:34:00Z">
        <w:r>
          <w:t>rates of dispersal</w:t>
        </w:r>
      </w:ins>
      <w:r w:rsidR="008E2445">
        <w:t xml:space="preserve"> may synchronize populations and actually increase the risk of extinction of the entire </w:t>
      </w:r>
      <w:proofErr w:type="spellStart"/>
      <w:proofErr w:type="gramStart"/>
      <w:r w:rsidR="008E2445">
        <w:t>metapopulation</w:t>
      </w:r>
      <w:proofErr w:type="spellEnd"/>
      <w:r w:rsidR="008E2445">
        <w:t xml:space="preserve"> .</w:t>
      </w:r>
      <w:proofErr w:type="gramEnd"/>
      <w:r w:rsidR="008E2445">
        <w:t xml:space="preserve"> </w:t>
      </w:r>
      <w:del w:id="49" w:author="Peter Westley" w:date="2017-05-30T05:36:00Z">
        <w:r w:rsidR="008E2445" w:rsidDel="00302F51">
          <w:delText xml:space="preserve">Third, </w:delText>
        </w:r>
      </w:del>
      <w:del w:id="50" w:author="Peter Westley" w:date="2017-05-30T05:35:00Z">
        <w:r w:rsidR="008E2445" w:rsidDel="00302F51">
          <w:delText xml:space="preserve">straying </w:delText>
        </w:r>
      </w:del>
      <w:del w:id="51" w:author="Peter Westley" w:date="2017-05-30T05:36:00Z">
        <w:r w:rsidR="008E2445" w:rsidDel="00302F51">
          <w:delText xml:space="preserve">will </w:delText>
        </w:r>
      </w:del>
      <w:del w:id="52" w:author="Peter Westley" w:date="2017-05-30T05:38:00Z">
        <w:r w:rsidR="008E2445" w:rsidDel="00302F51">
          <w:delText xml:space="preserve">influence the evolutionary dynamics of the metapopulation, </w:delText>
        </w:r>
      </w:del>
      <w:del w:id="53" w:author="Peter Westley" w:date="2017-05-30T05:36:00Z">
        <w:r w:rsidR="008E2445" w:rsidDel="00302F51">
          <w:delText xml:space="preserve">though how </w:delText>
        </w:r>
      </w:del>
      <w:del w:id="54" w:author="Peter Westley" w:date="2017-05-30T05:38:00Z">
        <w:r w:rsidR="008E2445" w:rsidDel="00302F51">
          <w:delText xml:space="preserve">the interplay between selection </w:delText>
        </w:r>
      </w:del>
      <w:del w:id="55" w:author="Peter Westley" w:date="2017-05-30T05:36:00Z">
        <w:r w:rsidR="008E2445" w:rsidDel="00302F51">
          <w:delText xml:space="preserve">and </w:delText>
        </w:r>
      </w:del>
      <w:del w:id="56" w:author="Peter Westley" w:date="2017-05-30T05:38:00Z">
        <w:r w:rsidR="008E2445" w:rsidDel="00302F51">
          <w:delText xml:space="preserve">population dynamics </w:delText>
        </w:r>
      </w:del>
      <w:del w:id="57" w:author="Peter Westley" w:date="2017-05-30T05:36:00Z">
        <w:r w:rsidR="008E2445" w:rsidDel="00302F51">
          <w:delText xml:space="preserve">might impact </w:delText>
        </w:r>
      </w:del>
      <w:del w:id="58" w:author="Peter Westley" w:date="2017-05-30T05:38:00Z">
        <w:r w:rsidR="008E2445" w:rsidDel="00302F51">
          <w:delText xml:space="preserve">persistence is </w:delText>
        </w:r>
      </w:del>
      <w:del w:id="59" w:author="Peter Westley" w:date="2017-05-30T05:37:00Z">
        <w:r w:rsidR="008E2445" w:rsidDel="00302F51">
          <w:delText xml:space="preserve">less </w:delText>
        </w:r>
      </w:del>
      <w:del w:id="60" w:author="Peter Westley" w:date="2017-05-30T05:38:00Z">
        <w:r w:rsidR="008E2445" w:rsidDel="00302F51">
          <w:delText xml:space="preserve">well understood. </w:delText>
        </w:r>
      </w:del>
      <w:r w:rsidR="008E2445">
        <w:t xml:space="preserve">Although the </w:t>
      </w:r>
      <w:del w:id="61" w:author="Peter Westley" w:date="2017-05-30T05:43:00Z">
        <w:r w:rsidR="008E2445" w:rsidDel="00AA447A">
          <w:delText xml:space="preserve">straying </w:delText>
        </w:r>
      </w:del>
      <w:proofErr w:type="spellStart"/>
      <w:ins w:id="62" w:author="Peter Westley" w:date="2017-05-30T05:43:00Z">
        <w:r w:rsidR="00AA447A">
          <w:t>disperasl</w:t>
        </w:r>
        <w:proofErr w:type="spellEnd"/>
        <w:r w:rsidR="00AA447A">
          <w:t xml:space="preserve"> </w:t>
        </w:r>
      </w:ins>
      <w:r w:rsidR="008E2445">
        <w:t xml:space="preserve">of individuals into sites hosting other populations provides connections within the larger </w:t>
      </w:r>
      <w:proofErr w:type="spellStart"/>
      <w:r w:rsidR="008E2445">
        <w:lastRenderedPageBreak/>
        <w:t>metapopulation</w:t>
      </w:r>
      <w:proofErr w:type="spellEnd"/>
      <w:r w:rsidR="008E2445">
        <w:t xml:space="preserve">, potentially promoting </w:t>
      </w:r>
      <w:del w:id="63" w:author="Peter Westley" w:date="2017-05-30T05:40:00Z">
        <w:r w:rsidR="008E2445" w:rsidDel="00AA447A">
          <w:delText xml:space="preserve">ecological </w:delText>
        </w:r>
      </w:del>
      <w:ins w:id="64" w:author="Peter Westley" w:date="2017-05-30T05:40:00Z">
        <w:r w:rsidR="00AA447A">
          <w:t xml:space="preserve">demographic </w:t>
        </w:r>
      </w:ins>
      <w:r w:rsidR="008E2445">
        <w:t xml:space="preserve">and evolutionary rescue, it may also introduce maladapted individuals into habitats that are host to different environmental conditions, possibly lowering the mean fitness of the </w:t>
      </w:r>
      <w:del w:id="65" w:author="Jonathan Moore" w:date="2017-05-29T12:15:00Z">
        <w:r w:rsidR="008E2445" w:rsidDel="008E2445">
          <w:delText>local (mixed)</w:delText>
        </w:r>
      </w:del>
      <w:ins w:id="66" w:author="Jonathan Moore" w:date="2017-05-29T12:15:00Z">
        <w:r w:rsidR="008E2445">
          <w:t>recipient</w:t>
        </w:r>
      </w:ins>
      <w:r w:rsidR="008E2445">
        <w:t xml:space="preserve"> population . </w:t>
      </w:r>
      <w:ins w:id="67" w:author="Peter Westley" w:date="2017-05-30T05:41:00Z">
        <w:r w:rsidR="00AA447A">
          <w:t>More broadly, dispersal can provide a mechanism by which phenotypes are sorted in space rather than time</w:t>
        </w:r>
      </w:ins>
      <w:ins w:id="68" w:author="Peter Westley" w:date="2017-05-30T05:42:00Z">
        <w:r w:rsidR="00AA447A">
          <w:t xml:space="preserve"> and facilitates the spread of maladaptive genes (Lowe et al. 2015) </w:t>
        </w:r>
      </w:ins>
      <w:commentRangeStart w:id="69"/>
      <w:proofErr w:type="gramStart"/>
      <w:r w:rsidR="008E2445">
        <w:t>Further</w:t>
      </w:r>
      <w:commentRangeEnd w:id="69"/>
      <w:proofErr w:type="gramEnd"/>
      <w:r w:rsidR="00AA447A">
        <w:rPr>
          <w:rStyle w:val="CommentReference"/>
        </w:rPr>
        <w:commentReference w:id="69"/>
      </w:r>
      <w:r w:rsidR="008E2445">
        <w:t xml:space="preserve">, this straying may lead to genetic homogenization that erodes the asynchrony that underpins portfolio effects and </w:t>
      </w:r>
      <w:proofErr w:type="spellStart"/>
      <w:r w:rsidR="008E2445">
        <w:t>metapopulation</w:t>
      </w:r>
      <w:proofErr w:type="spellEnd"/>
      <w:r w:rsidR="008E2445">
        <w:t xml:space="preserve"> persistence. Thus, </w:t>
      </w:r>
      <w:del w:id="70" w:author="Jonathan Moore" w:date="2017-05-29T12:17:00Z">
        <w:r w:rsidR="008E2445" w:rsidDel="008E2445">
          <w:delText xml:space="preserve">the dual nature of </w:delText>
        </w:r>
      </w:del>
      <w:r w:rsidR="008E2445">
        <w:t xml:space="preserve">straying </w:t>
      </w:r>
      <w:ins w:id="71" w:author="Jonathan Moore" w:date="2017-05-29T12:17:00Z">
        <w:r w:rsidR="008E2445">
          <w:t>can</w:t>
        </w:r>
      </w:ins>
      <w:ins w:id="72" w:author="Jonathan Moore" w:date="2017-05-29T12:18:00Z">
        <w:r w:rsidR="008E2445">
          <w:t xml:space="preserve"> influence the resilience and robustness of </w:t>
        </w:r>
        <w:proofErr w:type="spellStart"/>
        <w:r w:rsidR="008E2445">
          <w:t>metapopulations</w:t>
        </w:r>
        <w:proofErr w:type="spellEnd"/>
        <w:r w:rsidR="008E2445">
          <w:t xml:space="preserve"> throug</w:t>
        </w:r>
      </w:ins>
      <w:ins w:id="73" w:author="Jonathan Moore" w:date="2017-05-29T12:19:00Z">
        <w:r w:rsidR="008E2445">
          <w:t xml:space="preserve">h both </w:t>
        </w:r>
      </w:ins>
      <w:ins w:id="74" w:author="Jonathan Moore" w:date="2017-05-29T12:18:00Z">
        <w:r w:rsidR="008E2445">
          <w:t xml:space="preserve">ecological and evolutionary </w:t>
        </w:r>
      </w:ins>
      <w:ins w:id="75" w:author="Jonathan Moore" w:date="2017-05-29T12:19:00Z">
        <w:r w:rsidR="008E2445">
          <w:t>processes</w:t>
        </w:r>
      </w:ins>
      <w:del w:id="76" w:author="Jonathan Moore" w:date="2017-05-29T12:19:00Z">
        <w:r w:rsidR="008E2445" w:rsidDel="008E2445">
          <w:delText>as both promoter of connections among metapopulation demes and potential eroder of locally adapted gene complexes highlights the interplay between ecological dynamics of connected populations</w:delText>
        </w:r>
      </w:del>
      <w:del w:id="77" w:author="Jonathan Moore" w:date="2017-05-29T12:16:00Z">
        <w:r w:rsidR="008E2445" w:rsidDel="008E2445">
          <w:delText xml:space="preserve"> and the evolutionary dynamics of mixed trait distributions that respond to heterogeneous local conditions</w:delText>
        </w:r>
      </w:del>
      <w:r w:rsidR="008E2445">
        <w:t>.</w:t>
      </w:r>
    </w:p>
    <w:p w14:paraId="04A237E2" w14:textId="478F99B9" w:rsidR="00A64E19" w:rsidDel="00B87B80" w:rsidRDefault="008E2445">
      <w:pPr>
        <w:pStyle w:val="BodyText"/>
        <w:rPr>
          <w:del w:id="78" w:author="Jonathan Moore" w:date="2017-05-29T12:26:00Z"/>
        </w:rPr>
      </w:pPr>
      <w:del w:id="79" w:author="Jonathan Moore" w:date="2017-05-29T12:19:00Z">
        <w:r w:rsidDel="008E2445">
          <w:delText xml:space="preserve">Migratory populations that return to a breeding ground or natal stream to reproduce are linked to each other by some proportion of the population that permanently disperse, or stray into the ‘wrong’ site. </w:delText>
        </w:r>
      </w:del>
      <w:r>
        <w:t xml:space="preserve">There is growing appreciation that </w:t>
      </w:r>
      <w:ins w:id="80" w:author="Jonathan Moore" w:date="2017-05-29T12:23:00Z">
        <w:r w:rsidR="00B87B80">
          <w:t xml:space="preserve">a combination of abiotic, biotic, and </w:t>
        </w:r>
        <w:proofErr w:type="spellStart"/>
        <w:r w:rsidR="00B87B80">
          <w:t>anthrpog</w:t>
        </w:r>
      </w:ins>
      <w:ins w:id="81" w:author="Jonathan Moore" w:date="2017-05-29T12:24:00Z">
        <w:r w:rsidR="00B87B80">
          <w:t>enic</w:t>
        </w:r>
        <w:proofErr w:type="spellEnd"/>
        <w:r w:rsidR="00B87B80">
          <w:t xml:space="preserve"> factors can control </w:t>
        </w:r>
      </w:ins>
      <w:r>
        <w:t xml:space="preserve">the rate of </w:t>
      </w:r>
      <w:del w:id="82" w:author="Peter Westley" w:date="2017-05-30T05:44:00Z">
        <w:r w:rsidDel="00AA447A">
          <w:delText>straying</w:delText>
        </w:r>
      </w:del>
      <w:ins w:id="83" w:author="Peter Westley" w:date="2017-05-30T05:44:00Z">
        <w:r w:rsidR="00AA447A">
          <w:t xml:space="preserve">dispersal </w:t>
        </w:r>
      </w:ins>
      <w:del w:id="84" w:author="Jonathan Moore" w:date="2017-05-29T12:24:00Z">
        <w:r w:rsidDel="00B87B80">
          <w:delText xml:space="preserve"> may be influenced by abiotic, biotic, and anthropogenic factors</w:delText>
        </w:r>
      </w:del>
      <w:ins w:id="85" w:author="Jonathan Moore" w:date="2017-05-29T12:24:00Z">
        <w:r w:rsidR="00B87B80">
          <w:t xml:space="preserve">among </w:t>
        </w:r>
        <w:commentRangeStart w:id="86"/>
        <w:r w:rsidR="00B87B80">
          <w:t>populations</w:t>
        </w:r>
      </w:ins>
      <w:commentRangeEnd w:id="86"/>
      <w:r w:rsidR="00AA447A">
        <w:rPr>
          <w:rStyle w:val="CommentReference"/>
        </w:rPr>
        <w:commentReference w:id="86"/>
      </w:r>
      <w:r>
        <w:t xml:space="preserve"> . </w:t>
      </w:r>
      <w:ins w:id="87" w:author="Jonathan Moore" w:date="2017-05-29T12:19:00Z">
        <w:r>
          <w:t xml:space="preserve">Migratory populations that return to </w:t>
        </w:r>
        <w:del w:id="88" w:author="Peter Westley" w:date="2017-05-30T05:46:00Z">
          <w:r w:rsidDel="00AA447A">
            <w:delText>a breeding ground or natal stream to</w:delText>
          </w:r>
        </w:del>
      </w:ins>
      <w:ins w:id="89" w:author="Peter Westley" w:date="2017-05-30T05:46:00Z">
        <w:r w:rsidR="00AA447A">
          <w:t>breeding sites for</w:t>
        </w:r>
      </w:ins>
      <w:ins w:id="90" w:author="Jonathan Moore" w:date="2017-05-29T12:19:00Z">
        <w:r>
          <w:t xml:space="preserve"> reproduc</w:t>
        </w:r>
        <w:del w:id="91" w:author="Peter Westley" w:date="2017-05-30T05:46:00Z">
          <w:r w:rsidDel="00AA447A">
            <w:delText>e</w:delText>
          </w:r>
        </w:del>
      </w:ins>
      <w:ins w:id="92" w:author="Peter Westley" w:date="2017-05-30T05:46:00Z">
        <w:r w:rsidR="00AA447A">
          <w:t>tion</w:t>
        </w:r>
      </w:ins>
      <w:ins w:id="93" w:author="Jonathan Moore" w:date="2017-05-29T12:19:00Z">
        <w:r>
          <w:t xml:space="preserve"> are linked to each other by some proportion of the population that permanently disperse</w:t>
        </w:r>
      </w:ins>
      <w:ins w:id="94" w:author="Peter Westley" w:date="2017-05-30T05:46:00Z">
        <w:r w:rsidR="00AA447A">
          <w:t>s</w:t>
        </w:r>
      </w:ins>
      <w:ins w:id="95" w:author="Jonathan Moore" w:date="2017-05-29T12:19:00Z">
        <w:del w:id="96" w:author="Peter Westley" w:date="2017-05-30T05:46:00Z">
          <w:r w:rsidDel="00AA447A">
            <w:delText>, or stray</w:delText>
          </w:r>
        </w:del>
        <w:r>
          <w:t xml:space="preserve"> into the ‘wrong’ site. </w:t>
        </w:r>
      </w:ins>
      <w:r>
        <w:t>Recently</w:t>
      </w:r>
      <w:ins w:id="97" w:author="Peter Westley" w:date="2017-05-30T05:46:00Z">
        <w:r w:rsidR="00AA447A">
          <w:t>,</w:t>
        </w:r>
      </w:ins>
      <w:r>
        <w:t xml:space="preserve"> the role of social interactions and collective navigation has been hypothesized [This issue]. The rate at which individuals stray</w:t>
      </w:r>
      <w:proofErr w:type="gramStart"/>
      <w:r>
        <w:t xml:space="preserve">, </w:t>
      </w:r>
      <w:proofErr w:type="gramEnd"/>
      <m:oMath>
        <m:r>
          <w:rPr>
            <w:rFonts w:ascii="Cambria Math" w:hAnsi="Cambria Math"/>
          </w:rPr>
          <m:t>m</m:t>
        </m:r>
      </m:oMath>
      <w:r>
        <w:t xml:space="preserve">, may be linked to errors made at an individual-level that are themselves diminished by migrating in groups and pooling individual </w:t>
      </w:r>
      <w:commentRangeStart w:id="98"/>
      <w:commentRangeStart w:id="99"/>
      <w:r>
        <w:t>choices</w:t>
      </w:r>
      <w:commentRangeEnd w:id="98"/>
      <w:r w:rsidR="00AA447A">
        <w:rPr>
          <w:rStyle w:val="CommentReference"/>
        </w:rPr>
        <w:commentReference w:id="98"/>
      </w:r>
      <w:commentRangeEnd w:id="99"/>
      <w:r w:rsidR="00AA447A">
        <w:rPr>
          <w:rStyle w:val="CommentReference"/>
        </w:rPr>
        <w:commentReference w:id="99"/>
      </w:r>
      <w:r>
        <w:t xml:space="preserve"> . </w:t>
      </w:r>
      <w:del w:id="100" w:author="Peter Westley" w:date="2017-05-30T05:51:00Z">
        <w:r w:rsidDel="00A7242D">
          <w:delText>Regardless of the mechanisms</w:delText>
        </w:r>
      </w:del>
      <w:ins w:id="101" w:author="Peter Westley" w:date="2017-05-30T05:51:00Z">
        <w:r w:rsidR="00A7242D">
          <w:t>The potential influence of collective dispersal</w:t>
        </w:r>
      </w:ins>
      <w:r>
        <w:t xml:space="preserve"> </w:t>
      </w:r>
      <w:del w:id="102" w:author="Peter Westley" w:date="2017-05-30T05:52:00Z">
        <w:r w:rsidDel="00A7242D">
          <w:delText xml:space="preserve">governing straying, the effect that it has </w:delText>
        </w:r>
      </w:del>
      <w:r>
        <w:t xml:space="preserve">on the dynamics of individual populations and the </w:t>
      </w:r>
      <w:proofErr w:type="spellStart"/>
      <w:r>
        <w:t>metapopulation</w:t>
      </w:r>
      <w:proofErr w:type="spellEnd"/>
      <w:r>
        <w:t xml:space="preserve"> as a whole is a topic of considerable interest that has tangible conservation </w:t>
      </w:r>
      <w:proofErr w:type="gramStart"/>
      <w:r>
        <w:t>implications .</w:t>
      </w:r>
      <w:proofErr w:type="gramEnd"/>
      <w:r>
        <w:t xml:space="preserve"> </w:t>
      </w:r>
      <w:del w:id="103" w:author="Jonathan Moore" w:date="2017-05-29T12:26:00Z">
        <w:r w:rsidDel="00B87B80">
          <w:delText>Whether and to what extent the ecological consequences of straying depend on the evolutionary dynamics that emerge from populations distributed across a selective gradient is unclear. How the assumed negative evolutionary effects of straying and subsequent gene flow is balanced by the positive effects of demographic rescue is the subject of this contribution.</w:delText>
        </w:r>
      </w:del>
    </w:p>
    <w:p w14:paraId="5E469EDC" w14:textId="77777777" w:rsidR="00A64E19" w:rsidRDefault="008E2445">
      <w:pPr>
        <w:pStyle w:val="BodyText"/>
      </w:pPr>
      <w:commentRangeStart w:id="104"/>
      <w:r>
        <w:t xml:space="preserve">That evolutionary forces of selection and gene flow play out heterogeneously across geographic mosaics is now a foundational concept in ecology and evolutionary </w:t>
      </w:r>
      <w:proofErr w:type="gramStart"/>
      <w:r>
        <w:t>biology .</w:t>
      </w:r>
      <w:proofErr w:type="gramEnd"/>
      <w:r>
        <w:t xml:space="preserve"> These mosaics are in part driven by environmental differences between habitats that alter the selective forces acting on different </w:t>
      </w:r>
      <w:proofErr w:type="gramStart"/>
      <w:r>
        <w:t>phenotypes ,</w:t>
      </w:r>
      <w:proofErr w:type="gramEnd"/>
      <w:r>
        <w:t xml:space="preserve"> and a principle underlying assumption is that there is gene flow such that individuals from different habitats mix over space . Although the evolutionary outcomes of these spatial processes have been explored in depth (REFS), it is less well understood how selective mosaics and their consequent evolutionary forces impact population dynamics as they </w:t>
      </w:r>
      <w:proofErr w:type="gramStart"/>
      <w:r>
        <w:t>unfold .</w:t>
      </w:r>
      <w:commentRangeEnd w:id="104"/>
      <w:proofErr w:type="gramEnd"/>
      <w:r w:rsidR="00A7242D">
        <w:rPr>
          <w:rStyle w:val="CommentReference"/>
        </w:rPr>
        <w:commentReference w:id="104"/>
      </w:r>
    </w:p>
    <w:p w14:paraId="56493BE2" w14:textId="38C810D8" w:rsidR="00A64E19" w:rsidRDefault="008E2445" w:rsidP="00537FCE">
      <w:pPr>
        <w:pStyle w:val="BodyText"/>
      </w:pPr>
      <w:r>
        <w:t xml:space="preserve">The eco-evolutionary </w:t>
      </w:r>
      <w:proofErr w:type="gramStart"/>
      <w:r>
        <w:t xml:space="preserve">impacts of </w:t>
      </w:r>
      <w:del w:id="105" w:author="Peter Westley" w:date="2017-05-30T05:53:00Z">
        <w:r w:rsidDel="00A7242D">
          <w:delText xml:space="preserve">straying </w:delText>
        </w:r>
      </w:del>
      <w:ins w:id="106" w:author="Peter Westley" w:date="2017-05-30T05:53:00Z">
        <w:r w:rsidR="00A7242D">
          <w:t xml:space="preserve">dispersal </w:t>
        </w:r>
      </w:ins>
      <w:r>
        <w:t>likely has</w:t>
      </w:r>
      <w:proofErr w:type="gramEnd"/>
      <w:r>
        <w:t xml:space="preserve"> important implications for conservation and management in key taxa such as in </w:t>
      </w:r>
      <w:ins w:id="107" w:author="Peter Westley" w:date="2017-05-30T05:54:00Z">
        <w:r w:rsidR="00A7242D">
          <w:t xml:space="preserve">migratory </w:t>
        </w:r>
      </w:ins>
      <w:r>
        <w:t xml:space="preserve">salmon. </w:t>
      </w:r>
      <w:ins w:id="108" w:author="Jonathan Moore" w:date="2017-05-29T12:27:00Z">
        <w:r w:rsidR="00B87B80">
          <w:t xml:space="preserve">While anadromous salmonid fishes (genera </w:t>
        </w:r>
        <w:proofErr w:type="spellStart"/>
        <w:r w:rsidR="00B87B80">
          <w:rPr>
            <w:i/>
          </w:rPr>
          <w:t>Oncorhynchus</w:t>
        </w:r>
        <w:proofErr w:type="spellEnd"/>
        <w:r w:rsidR="00B87B80">
          <w:t xml:space="preserve"> and </w:t>
        </w:r>
        <w:r w:rsidR="00B87B80">
          <w:rPr>
            <w:i/>
          </w:rPr>
          <w:t>Salmo</w:t>
        </w:r>
        <w:r w:rsidR="00B87B80">
          <w:t xml:space="preserve">) are </w:t>
        </w:r>
        <w:proofErr w:type="spellStart"/>
        <w:r w:rsidR="00B87B80">
          <w:t>reknown</w:t>
        </w:r>
        <w:proofErr w:type="spellEnd"/>
        <w:r w:rsidR="00B87B80">
          <w:t xml:space="preserve"> for returning to their natal spawning habitats with high accuracy and precision after years at sea , there are generally some individuals that ‘</w:t>
        </w:r>
        <w:commentRangeStart w:id="109"/>
        <w:r w:rsidR="00B87B80">
          <w:t>stray</w:t>
        </w:r>
      </w:ins>
      <w:commentRangeEnd w:id="109"/>
      <w:r w:rsidR="00A7242D">
        <w:rPr>
          <w:rStyle w:val="CommentReference"/>
        </w:rPr>
        <w:commentReference w:id="109"/>
      </w:r>
      <w:ins w:id="110" w:author="Jonathan Moore" w:date="2017-05-29T12:27:00Z">
        <w:r w:rsidR="00B87B80">
          <w:t xml:space="preserve">’ to non-natal sites to spawn . </w:t>
        </w:r>
      </w:ins>
      <w:r>
        <w:t xml:space="preserve">Salmon may operate as </w:t>
      </w:r>
      <w:proofErr w:type="spellStart"/>
      <w:r>
        <w:t>metapopulations</w:t>
      </w:r>
      <w:proofErr w:type="spellEnd"/>
      <w:r>
        <w:t xml:space="preserve">, where populations are genetically distinct but linked by some level of </w:t>
      </w:r>
      <w:proofErr w:type="gramStart"/>
      <w:r>
        <w:lastRenderedPageBreak/>
        <w:t>straying .</w:t>
      </w:r>
      <w:proofErr w:type="gramEnd"/>
      <w:r>
        <w:t xml:space="preserve"> </w:t>
      </w:r>
      <w:del w:id="111" w:author="Jonathan Moore" w:date="2017-05-29T12:30:00Z">
        <w:r w:rsidDel="00B87B80">
          <w:delText xml:space="preserve">Asynchrony among salmon populations also increases the stability of fisheries that integrate across this diversity . However, these portfolio effects may be eroded if asynchrony is influenced by genetic diversity and this genetic diversity is lost. Braun et al.  found that genetic differences among populations of Chinook salmon was correlated with the degree of asynchrony in population dynamics. Artificial propagation of salmon by hatcheries and their strays may erode local genetic diversity, asynchrony among populations, and portfolio effects . </w:delText>
        </w:r>
      </w:del>
      <w:del w:id="112" w:author="Jonathan Moore" w:date="2017-05-29T12:27:00Z">
        <w:r w:rsidDel="00B87B80">
          <w:delText xml:space="preserve">While anadromous salmonid fishes (genera </w:delText>
        </w:r>
        <w:r w:rsidDel="00B87B80">
          <w:rPr>
            <w:i/>
          </w:rPr>
          <w:delText>Oncorhynchus</w:delText>
        </w:r>
        <w:r w:rsidDel="00B87B80">
          <w:delText xml:space="preserve"> and </w:delText>
        </w:r>
        <w:r w:rsidDel="00B87B80">
          <w:rPr>
            <w:i/>
          </w:rPr>
          <w:delText>Salmo</w:delText>
        </w:r>
        <w:r w:rsidDel="00B87B80">
          <w:delText xml:space="preserve">) are reknown for returning to their natal spawning habitats with high accuracy and precision after years at sea , there are generally some individuals that ‘stray’ to non-natal sites to spawn . </w:delText>
        </w:r>
      </w:del>
      <w:r>
        <w:t xml:space="preserve">Although extensive work has been done to document the extent of straying from donor populations and into recipient </w:t>
      </w:r>
      <w:proofErr w:type="gramStart"/>
      <w:r>
        <w:t>populations ,</w:t>
      </w:r>
      <w:proofErr w:type="gramEnd"/>
      <w:r>
        <w:t xml:space="preserve"> only recently have the abiotic, biotic, and anthropogenic influences of ‘straying’ behaviors been investigated systemically . </w:t>
      </w:r>
      <w:del w:id="113" w:author="Jonathan Moore" w:date="2017-05-29T12:29:00Z">
        <w:r w:rsidDel="00B87B80">
          <w:delText xml:space="preserve">Most recently the role of social interactions and collective navigation has been hypothesized . These strays can introduce new maladaptive genotypes into the recipient population. </w:delText>
        </w:r>
      </w:del>
      <w:r>
        <w:t>Straying amon</w:t>
      </w:r>
      <w:ins w:id="114" w:author="Jonathan Moore" w:date="2017-05-29T12:29:00Z">
        <w:r w:rsidR="00B87B80">
          <w:t>g</w:t>
        </w:r>
      </w:ins>
      <w:r>
        <w:t xml:space="preserve"> salmon may be influenced by environmental factors such as water temperature, human activities such as hatchery practices, and population density as predicted by the collective migration </w:t>
      </w:r>
      <w:proofErr w:type="gramStart"/>
      <w:r>
        <w:t>hypothesis .</w:t>
      </w:r>
      <w:proofErr w:type="gramEnd"/>
      <w:r>
        <w:t xml:space="preserve"> </w:t>
      </w:r>
      <w:ins w:id="115" w:author="Jonathan Moore" w:date="2017-05-29T12:29:00Z">
        <w:r w:rsidR="00B87B80">
          <w:t>These strays can introduce new maladaptive genotypes into the recipient population.</w:t>
        </w:r>
      </w:ins>
      <w:ins w:id="116" w:author="Jonathan Moore" w:date="2017-05-29T12:30:00Z">
        <w:r w:rsidR="00B87B80">
          <w:t xml:space="preserve"> Further, straying </w:t>
        </w:r>
      </w:ins>
      <w:ins w:id="117" w:author="Jonathan Moore" w:date="2017-05-29T12:31:00Z">
        <w:r w:rsidR="00537FCE">
          <w:t xml:space="preserve">and genetic homogenization </w:t>
        </w:r>
      </w:ins>
      <w:ins w:id="118" w:author="Jonathan Moore" w:date="2017-05-29T12:30:00Z">
        <w:r w:rsidR="00B87B80">
          <w:t xml:space="preserve">could </w:t>
        </w:r>
      </w:ins>
      <w:ins w:id="119" w:author="Jonathan Moore" w:date="2017-05-29T12:31:00Z">
        <w:r w:rsidR="00537FCE">
          <w:t>synchronize</w:t>
        </w:r>
      </w:ins>
      <w:ins w:id="120" w:author="Jonathan Moore" w:date="2017-05-29T12:30:00Z">
        <w:r w:rsidR="00B87B80">
          <w:t xml:space="preserve"> population dynamics</w:t>
        </w:r>
        <w:r w:rsidR="00537FCE">
          <w:t xml:space="preserve"> </w:t>
        </w:r>
      </w:ins>
      <w:ins w:id="121" w:author="Jonathan Moore" w:date="2017-05-29T12:31:00Z">
        <w:r w:rsidR="00537FCE">
          <w:t xml:space="preserve">and erode portfolio </w:t>
        </w:r>
        <w:commentRangeStart w:id="122"/>
        <w:r w:rsidR="00537FCE">
          <w:t>effects</w:t>
        </w:r>
        <w:commentRangeEnd w:id="122"/>
        <w:r w:rsidR="00537FCE">
          <w:rPr>
            <w:rStyle w:val="CommentReference"/>
          </w:rPr>
          <w:commentReference w:id="122"/>
        </w:r>
        <w:r w:rsidR="00537FCE">
          <w:t xml:space="preserve">. </w:t>
        </w:r>
      </w:ins>
      <w:r>
        <w:t xml:space="preserve">Thus, there is </w:t>
      </w:r>
      <w:del w:id="123" w:author="Peter Westley" w:date="2017-05-30T05:57:00Z">
        <w:r w:rsidDel="00A7242D">
          <w:delText>an opportunity</w:delText>
        </w:r>
      </w:del>
      <w:ins w:id="124" w:author="Peter Westley" w:date="2017-05-30T05:57:00Z">
        <w:r w:rsidR="00A7242D">
          <w:t>opportunity need</w:t>
        </w:r>
      </w:ins>
      <w:r>
        <w:t xml:space="preserve"> to consider the eco-evolutionary consequences of straying for </w:t>
      </w:r>
      <w:proofErr w:type="spellStart"/>
      <w:r>
        <w:t>metapopulations</w:t>
      </w:r>
      <w:proofErr w:type="spellEnd"/>
      <w:r>
        <w:t xml:space="preserve"> in species of conservation and management concern such as </w:t>
      </w:r>
      <w:proofErr w:type="gramStart"/>
      <w:r>
        <w:t>salmon .</w:t>
      </w:r>
      <w:proofErr w:type="gramEnd"/>
    </w:p>
    <w:p w14:paraId="528B1E66" w14:textId="7FE1ADED" w:rsidR="00537FCE" w:rsidRDefault="008E2445">
      <w:pPr>
        <w:pStyle w:val="BodyText"/>
        <w:rPr>
          <w:ins w:id="125" w:author="Jonathan Moore" w:date="2017-05-29T12:35:00Z"/>
        </w:rPr>
      </w:pPr>
      <w:r>
        <w:t>Here we seek to explore</w:t>
      </w:r>
      <w:ins w:id="126" w:author="Jonathan Moore" w:date="2017-05-29T12:34:00Z">
        <w:r w:rsidR="00537FCE">
          <w:t xml:space="preserve"> </w:t>
        </w:r>
      </w:ins>
      <w:ins w:id="127" w:author="Jonathan Moore" w:date="2017-05-29T12:39:00Z">
        <w:r w:rsidR="00537FCE">
          <w:t xml:space="preserve">how </w:t>
        </w:r>
      </w:ins>
      <w:ins w:id="128" w:author="Peter Westley" w:date="2017-05-30T05:58:00Z">
        <w:r w:rsidR="00A7242D">
          <w:t xml:space="preserve">collective </w:t>
        </w:r>
      </w:ins>
      <w:ins w:id="129" w:author="Peter Westley" w:date="2017-05-30T05:59:00Z">
        <w:r w:rsidR="00A7242D">
          <w:t xml:space="preserve">density-dependent </w:t>
        </w:r>
      </w:ins>
      <w:ins w:id="130" w:author="Jonathan Moore" w:date="2017-05-29T12:34:00Z">
        <w:r w:rsidR="00537FCE">
          <w:t xml:space="preserve">straying </w:t>
        </w:r>
        <w:del w:id="131" w:author="Peter Westley" w:date="2017-05-30T05:58:00Z">
          <w:r w:rsidR="00537FCE" w:rsidDel="00A7242D">
            <w:delText xml:space="preserve">rate </w:delText>
          </w:r>
        </w:del>
        <w:r w:rsidR="00537FCE">
          <w:t xml:space="preserve">influences the stability and robustness of </w:t>
        </w:r>
        <w:proofErr w:type="spellStart"/>
        <w:r w:rsidR="00537FCE">
          <w:t>metapopulations</w:t>
        </w:r>
        <w:proofErr w:type="spellEnd"/>
        <w:r w:rsidR="00537FCE">
          <w:t xml:space="preserve"> through </w:t>
        </w:r>
      </w:ins>
      <w:ins w:id="132" w:author="Jonathan Moore" w:date="2017-05-29T12:35:00Z">
        <w:r w:rsidR="00537FCE">
          <w:t xml:space="preserve">ecological and evolutionary processes. </w:t>
        </w:r>
      </w:ins>
      <w:del w:id="133" w:author="Jonathan Moore" w:date="2017-05-29T12:34:00Z">
        <w:r w:rsidDel="00537FCE">
          <w:delText xml:space="preserve"> how the </w:delText>
        </w:r>
      </w:del>
      <w:del w:id="134" w:author="Jonathan Moore" w:date="2017-05-29T12:35:00Z">
        <w:r w:rsidDel="00537FCE">
          <w:delText xml:space="preserve">potentially detrimental evolutionary effects of straying (erosion of local adaptation) and subsequent gene flow is balanced by the positive effects of demographic rescue is the subject of this contribution. </w:delText>
        </w:r>
      </w:del>
      <w:r>
        <w:t xml:space="preserve">To address this question we construct a minimal eco-evolutionary model of two populations occupying different sites that are linked by straying individuals, each of which with an associated trait distribution subject to natural selection determined by local conditions. </w:t>
      </w:r>
      <w:ins w:id="135" w:author="Peter Westley" w:date="2017-05-30T06:42:00Z">
        <w:r w:rsidR="005B4940">
          <w:t xml:space="preserve">Specifically </w:t>
        </w:r>
      </w:ins>
      <w:ins w:id="136" w:author="Jonathan Moore" w:date="2017-05-29T12:39:00Z">
        <w:del w:id="137" w:author="Peter Westley" w:date="2017-05-30T06:42:00Z">
          <w:r w:rsidR="00537FCE" w:rsidDel="005B4940">
            <w:delText>W</w:delText>
          </w:r>
        </w:del>
      </w:ins>
      <w:ins w:id="138" w:author="Peter Westley" w:date="2017-05-30T06:42:00Z">
        <w:r w:rsidR="005B4940">
          <w:t>w</w:t>
        </w:r>
      </w:ins>
      <w:ins w:id="139" w:author="Jonathan Moore" w:date="2017-05-29T12:39:00Z">
        <w:r w:rsidR="00537FCE">
          <w:t xml:space="preserve">e compare different stray </w:t>
        </w:r>
        <w:commentRangeStart w:id="140"/>
        <w:r w:rsidR="00537FCE">
          <w:t>rates</w:t>
        </w:r>
      </w:ins>
      <w:commentRangeEnd w:id="140"/>
      <w:r w:rsidR="005B4940">
        <w:rPr>
          <w:rStyle w:val="CommentReference"/>
        </w:rPr>
        <w:commentReference w:id="140"/>
      </w:r>
      <w:ins w:id="141" w:author="Jonathan Moore" w:date="2017-05-29T12:39:00Z">
        <w:r w:rsidR="00537FCE">
          <w:t xml:space="preserve">, levels of </w:t>
        </w:r>
      </w:ins>
      <w:ins w:id="142" w:author="Jonathan Moore" w:date="2017-05-29T12:40:00Z">
        <w:r w:rsidR="00537FCE">
          <w:t>environmental heterogeneity, and the influence of collective m</w:t>
        </w:r>
        <w:del w:id="143" w:author="Peter Westley" w:date="2017-05-30T06:05:00Z">
          <w:r w:rsidR="00537FCE" w:rsidDel="006673E8">
            <w:delText>igration</w:delText>
          </w:r>
        </w:del>
      </w:ins>
      <w:ins w:id="144" w:author="Peter Westley" w:date="2017-05-30T06:05:00Z">
        <w:r w:rsidR="006673E8">
          <w:t>ovement</w:t>
        </w:r>
      </w:ins>
      <w:ins w:id="145" w:author="Jonathan Moore" w:date="2017-05-29T12:40:00Z">
        <w:r w:rsidR="00537FCE">
          <w:t xml:space="preserve">. </w:t>
        </w:r>
      </w:ins>
      <w:ins w:id="146" w:author="Jonathan Moore" w:date="2017-05-29T12:35:00Z">
        <w:r w:rsidR="00537FCE">
          <w:t xml:space="preserve">This model enables us to explore the multiple </w:t>
        </w:r>
      </w:ins>
      <w:ins w:id="147" w:author="Jonathan Moore" w:date="2017-05-29T12:38:00Z">
        <w:r w:rsidR="00537FCE">
          <w:t xml:space="preserve">and potentially opposing </w:t>
        </w:r>
      </w:ins>
      <w:ins w:id="148" w:author="Jonathan Moore" w:date="2017-05-29T12:35:00Z">
        <w:r w:rsidR="00537FCE">
          <w:t>pathways by which straying</w:t>
        </w:r>
      </w:ins>
      <w:ins w:id="149" w:author="Jonathan Moore" w:date="2017-05-29T12:36:00Z">
        <w:r w:rsidR="00537FCE">
          <w:t xml:space="preserve"> influences </w:t>
        </w:r>
        <w:proofErr w:type="spellStart"/>
        <w:r w:rsidR="00537FCE">
          <w:t>metapopulation</w:t>
        </w:r>
        <w:proofErr w:type="spellEnd"/>
        <w:r w:rsidR="00537FCE">
          <w:t xml:space="preserve"> robustness such as </w:t>
        </w:r>
      </w:ins>
      <w:ins w:id="150" w:author="Jonathan Moore" w:date="2017-05-29T12:35:00Z">
        <w:r w:rsidR="00537FCE">
          <w:t>potentially detrimental erosion of local adaptation</w:t>
        </w:r>
      </w:ins>
      <w:ins w:id="151" w:author="Jonathan Moore" w:date="2017-05-29T12:36:00Z">
        <w:r w:rsidR="00537FCE">
          <w:t xml:space="preserve">, </w:t>
        </w:r>
      </w:ins>
      <w:ins w:id="152" w:author="Jonathan Moore" w:date="2017-05-29T12:35:00Z">
        <w:r w:rsidR="00537FCE">
          <w:t>positive effects of demographic rescue</w:t>
        </w:r>
      </w:ins>
      <w:ins w:id="153" w:author="Jonathan Moore" w:date="2017-05-29T12:36:00Z">
        <w:r w:rsidR="00537FCE">
          <w:t xml:space="preserve">, and population </w:t>
        </w:r>
        <w:commentRangeStart w:id="154"/>
        <w:r w:rsidR="00537FCE">
          <w:t>synchronization</w:t>
        </w:r>
      </w:ins>
      <w:commentRangeEnd w:id="154"/>
      <w:ins w:id="155" w:author="Jonathan Moore" w:date="2017-05-29T12:39:00Z">
        <w:r w:rsidR="00537FCE">
          <w:rPr>
            <w:rStyle w:val="CommentReference"/>
          </w:rPr>
          <w:commentReference w:id="154"/>
        </w:r>
      </w:ins>
      <w:ins w:id="156" w:author="Jonathan Moore" w:date="2017-05-29T12:35:00Z">
        <w:r w:rsidR="00537FCE">
          <w:t>.</w:t>
        </w:r>
      </w:ins>
      <w:ins w:id="157" w:author="Jonathan Moore" w:date="2017-05-29T12:36:00Z">
        <w:r w:rsidR="00537FCE">
          <w:t xml:space="preserve"> </w:t>
        </w:r>
      </w:ins>
    </w:p>
    <w:p w14:paraId="3E1A0BF7" w14:textId="77777777" w:rsidR="00A64E19" w:rsidRDefault="008E2445">
      <w:pPr>
        <w:pStyle w:val="BodyText"/>
      </w:pPr>
      <w:r>
        <w:t xml:space="preserve">[We show that taking straying into account leads to alternative stable states in population densities and trait values, which has consequences for maladaptation, intraspecific trait variability, and long-term </w:t>
      </w:r>
      <w:del w:id="158" w:author="Jonathan Moore" w:date="2017-05-29T12:37:00Z">
        <w:r w:rsidDel="00537FCE">
          <w:delText xml:space="preserve">sustainability </w:delText>
        </w:r>
      </w:del>
      <w:commentRangeStart w:id="159"/>
      <w:ins w:id="160" w:author="Jonathan Moore" w:date="2017-05-29T12:37:00Z">
        <w:r w:rsidR="00537FCE">
          <w:t>robustness</w:t>
        </w:r>
        <w:commentRangeEnd w:id="159"/>
        <w:r w:rsidR="00537FCE">
          <w:rPr>
            <w:rStyle w:val="CommentReference"/>
          </w:rPr>
          <w:commentReference w:id="159"/>
        </w:r>
        <w:r w:rsidR="00537FCE">
          <w:t xml:space="preserve"> </w:t>
        </w:r>
      </w:ins>
      <w:r>
        <w:t xml:space="preserve">of </w:t>
      </w:r>
      <w:del w:id="161" w:author="Jonathan Moore" w:date="2017-05-29T12:37:00Z">
        <w:r w:rsidDel="00537FCE">
          <w:delText xml:space="preserve">salmon </w:delText>
        </w:r>
      </w:del>
      <w:commentRangeStart w:id="162"/>
      <w:proofErr w:type="spellStart"/>
      <w:r>
        <w:t>metapopulations</w:t>
      </w:r>
      <w:commentRangeEnd w:id="162"/>
      <w:proofErr w:type="spellEnd"/>
      <w:r w:rsidR="006673E8">
        <w:rPr>
          <w:rStyle w:val="CommentReference"/>
        </w:rPr>
        <w:commentReference w:id="162"/>
      </w:r>
      <w:r>
        <w:t>.]</w:t>
      </w:r>
    </w:p>
    <w:p w14:paraId="0849E591" w14:textId="77777777" w:rsidR="00A64E19" w:rsidRDefault="008E2445">
      <w:pPr>
        <w:pStyle w:val="Heading1"/>
      </w:pPr>
      <w:bookmarkStart w:id="163" w:name="model-description-analysis"/>
      <w:bookmarkEnd w:id="163"/>
      <w:r>
        <w:t>Model Description &amp; Analysis</w:t>
      </w:r>
    </w:p>
    <w:p w14:paraId="15F88F32" w14:textId="77777777" w:rsidR="00A64E19" w:rsidRDefault="008E2445">
      <w:pPr>
        <w:pStyle w:val="FirstParagraph"/>
      </w:pPr>
      <w:r>
        <w:rPr>
          <w:b/>
        </w:rPr>
        <w:t xml:space="preserve">(a) </w:t>
      </w:r>
      <w:proofErr w:type="spellStart"/>
      <w:r>
        <w:rPr>
          <w:b/>
        </w:rPr>
        <w:t>Metapopulation</w:t>
      </w:r>
      <w:proofErr w:type="spellEnd"/>
      <w:r>
        <w:rPr>
          <w:b/>
        </w:rPr>
        <w:t xml:space="preserve"> framework</w:t>
      </w:r>
      <w:r>
        <w:br/>
      </w:r>
      <w:proofErr w:type="gramStart"/>
      <w:r>
        <w:t>We</w:t>
      </w:r>
      <w:proofErr w:type="gramEnd"/>
      <w:r>
        <w:t xml:space="preserve"> consider two populations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that inhabit two distinct habitats, each with trait values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determing recruitment rates. We assume that there is an optimum trait value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associated with each habitat, where recruitment is maximized if the trait </w:t>
      </w:r>
      <w:r>
        <w:lastRenderedPageBreak/>
        <w:t xml:space="preserve">value of the local population equals the optimum, such </w:t>
      </w:r>
      <w:proofErr w:type="gramStart"/>
      <w:r>
        <w:t xml:space="preserve">that </w:t>
      </w:r>
      <w:proofErr w:type="gramEnd"/>
      <m:oMath>
        <m:r>
          <w:rPr>
            <w:rFonts w:ascii="Cambria Math" w:hAnsi="Cambria Math"/>
          </w:rPr>
          <m:t>x=θ</m:t>
        </m:r>
      </m:oMath>
      <w:r>
        <w:t xml:space="preserve">. Moreover, we assume that </w:t>
      </w:r>
      <m:oMath>
        <m:sSub>
          <m:sSubPr>
            <m:ctrlPr>
              <w:rPr>
                <w:rFonts w:ascii="Cambria Math" w:hAnsi="Cambria Math"/>
              </w:rPr>
            </m:ctrlPr>
          </m:sSubPr>
          <m:e>
            <m:r>
              <w:rPr>
                <w:rFonts w:ascii="Cambria Math" w:hAnsi="Cambria Math"/>
              </w:rPr>
              <m:t>x</m:t>
            </m:r>
          </m:e>
          <m:sub>
            <m:r>
              <w:rPr>
                <w:rFonts w:ascii="Cambria Math" w:hAnsi="Cambria Math"/>
              </w:rPr>
              <m:t>1,2</m:t>
            </m:r>
          </m:sub>
        </m:sSub>
      </m:oMath>
      <w:r>
        <w:t xml:space="preserve"> are normally distributed with means </w:t>
      </w:r>
      <m:oMath>
        <m:sSub>
          <m:sSubPr>
            <m:ctrlPr>
              <w:rPr>
                <w:rFonts w:ascii="Cambria Math" w:hAnsi="Cambria Math"/>
              </w:rPr>
            </m:ctrlPr>
          </m:sSubPr>
          <m:e>
            <m:r>
              <w:rPr>
                <w:rFonts w:ascii="Cambria Math" w:hAnsi="Cambria Math"/>
              </w:rPr>
              <m:t>μ</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2</m:t>
            </m:r>
          </m:sub>
        </m:sSub>
      </m:oMath>
      <w:r>
        <w:t xml:space="preserve"> and have the same standard </w:t>
      </w:r>
      <w:proofErr w:type="gramStart"/>
      <w:r>
        <w:t xml:space="preserve">deviation </w:t>
      </w:r>
      <w:proofErr w:type="gramEnd"/>
      <m:oMath>
        <m:r>
          <w:rPr>
            <w:rFonts w:ascii="Cambria Math" w:hAnsi="Cambria Math"/>
          </w:rPr>
          <m:t>σ</m:t>
        </m:r>
      </m:oMath>
      <w:r>
        <w:t xml:space="preserve">. As such, the recruitment rate for both populations is determined by the mean trait value of the local population, such </w:t>
      </w:r>
      <w:proofErr w:type="gramStart"/>
      <w:r>
        <w:t xml:space="preserve">that </w:t>
      </w:r>
      <w:proofErr w:type="gramEnd"/>
      <m:oMath>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oMath>
      <w:r>
        <w:t xml:space="preserve">. Trait means for each population are subject to selection, the strength of which depends on the difference between the trait mean and the local trait optimum at a given point in </w:t>
      </w:r>
      <w:proofErr w:type="gramStart"/>
      <w:r>
        <w:t>time .</w:t>
      </w:r>
      <w:proofErr w:type="gramEnd"/>
    </w:p>
    <w:p w14:paraId="7B9A2862" w14:textId="77777777" w:rsidR="00A64E19" w:rsidRDefault="008E2445">
      <w:pPr>
        <w:pStyle w:val="BodyText"/>
      </w:pPr>
      <w:r>
        <w:t xml:space="preserve">The two populations are assumed to reproduce in spatially separate sites that are close enough such that a proportion of the population </w:t>
      </w:r>
      <m:oMath>
        <m:r>
          <w:rPr>
            <w:rFonts w:ascii="Cambria Math" w:hAnsi="Cambria Math"/>
          </w:rPr>
          <m:t>m</m:t>
        </m:r>
      </m:oMath>
      <w:r>
        <w:t xml:space="preserve"> can stray into the other site, and where mortality occurs before individuals return to reproduce. If there is no straying between these populations (such that they are independent), then the mean trait evolves towards the optimal value such </w:t>
      </w:r>
      <w:proofErr w:type="gramStart"/>
      <w:r>
        <w:t xml:space="preserve">that </w:t>
      </w:r>
      <w:proofErr w:type="gramEnd"/>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the recruitment rate for that population will be maximized. If there is straying between populations at </w:t>
      </w:r>
      <w:proofErr w:type="gramStart"/>
      <w:r>
        <w:t xml:space="preserve">rate </w:t>
      </w:r>
      <w:proofErr w:type="gramEnd"/>
      <m:oMath>
        <m:r>
          <w:rPr>
            <w:rFonts w:ascii="Cambria Math" w:hAnsi="Cambria Math"/>
          </w:rPr>
          <m:t>m</m:t>
        </m:r>
      </m:oMath>
      <w:r>
        <w:t xml:space="preserve">, then the traits in each respective location will be pulled away from the optimum, and recruitment rates will be lowered. </w:t>
      </w:r>
      <w:proofErr w:type="gramStart"/>
      <w:r>
        <w:t xml:space="preserve">As </w:t>
      </w:r>
      <w:proofErr w:type="gramEnd"/>
      <m:oMath>
        <m:r>
          <w:rPr>
            <w:rFonts w:ascii="Cambria Math" w:hAnsi="Cambria Math"/>
          </w:rPr>
          <m:t>m→0.5</m:t>
        </m:r>
      </m:oMath>
      <w:r>
        <w:t>, the populations are perfectly mixed, acting as a single population.</w:t>
      </w:r>
    </w:p>
    <w:p w14:paraId="640C32C8" w14:textId="77777777" w:rsidR="00A64E19" w:rsidRDefault="008E2445">
      <w:pPr>
        <w:pStyle w:val="FigurewithCaption"/>
      </w:pPr>
      <w:r>
        <w:rPr>
          <w:noProof/>
        </w:rPr>
        <w:drawing>
          <wp:inline distT="0" distB="0" distL="0" distR="0" wp14:anchorId="5C263094" wp14:editId="40227D4D">
            <wp:extent cx="3810000" cy="2540000"/>
            <wp:effectExtent l="0" t="0" r="0" b="0"/>
            <wp:docPr id="1" name="Picture"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traj.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4305142C" w14:textId="77777777" w:rsidR="00A64E19" w:rsidRDefault="008E2445">
      <w:pPr>
        <w:pStyle w:val="ImageCaption"/>
      </w:pPr>
      <w:r>
        <w:t xml:space="preserve"> A) The steady state densities of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as a function of a constant stray </w:t>
      </w:r>
      <w:proofErr w:type="gramStart"/>
      <w:r>
        <w:t xml:space="preserve">rate </w:t>
      </w:r>
      <w:proofErr w:type="gramEnd"/>
      <m:oMath>
        <m:r>
          <w:rPr>
            <w:rFonts w:ascii="Cambria Math" w:hAnsi="Cambria Math"/>
          </w:rPr>
          <m:t>m</m:t>
        </m:r>
      </m:oMath>
      <w:r>
        <w:t xml:space="preserve">. Which population attains the low- or high-density state is random due to small applied fluctuations in the initial conditions. B) The steady state trait values measured </w:t>
      </w:r>
      <w:proofErr w:type="gramStart"/>
      <w:r>
        <w:t xml:space="preserve">as </w:t>
      </w:r>
      <w:proofErr w:type="gramEnd"/>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as a function of a constant stray rate </w:t>
      </w:r>
      <m:oMath>
        <m:r>
          <w:rPr>
            <w:rFonts w:ascii="Cambria Math" w:hAnsi="Cambria Math"/>
          </w:rPr>
          <m:t>m</m:t>
        </m:r>
      </m:oMath>
      <w:r>
        <w:t xml:space="preserve">. FB marks the fold bifurcation. </w:t>
      </w:r>
    </w:p>
    <w:p w14:paraId="34E3BCF1" w14:textId="77777777" w:rsidR="00A64E19" w:rsidRDefault="008E2445">
      <w:pPr>
        <w:pStyle w:val="BodyText"/>
      </w:pPr>
      <w:r>
        <w:t xml:space="preserve">We use the discrete Ricker population dynamic framework described by Shelton and </w:t>
      </w:r>
      <w:proofErr w:type="spellStart"/>
      <w:proofErr w:type="gramStart"/>
      <w:r>
        <w:t>Mangel</w:t>
      </w:r>
      <w:proofErr w:type="spellEnd"/>
      <w:r>
        <w:t xml:space="preserve">  as</w:t>
      </w:r>
      <w:proofErr w:type="gramEnd"/>
      <w:r>
        <w:t xml:space="preserve"> the basis for our two-site model, with the added effect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mixing with a set proportion </w:t>
      </w:r>
      <m:oMath>
        <m:r>
          <w:rPr>
            <w:rFonts w:ascii="Cambria Math" w:hAnsi="Cambria Math"/>
          </w:rPr>
          <m:t>m</m:t>
        </m:r>
      </m:oMath>
      <w:r>
        <w:t xml:space="preserve"> of a remote population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that is straying into it. In this sense, both populations serve as donor and recipient populations. We first assume that the proportion ${\rm e}^{-Z}$ of both populations survive such that the surviving aggregated population, composed of both local individuals (at site </w:t>
      </w:r>
      <m:oMath>
        <m:r>
          <w:rPr>
            <w:rFonts w:ascii="Cambria Math" w:hAnsi="Cambria Math"/>
          </w:rPr>
          <m:t>i</m:t>
        </m:r>
      </m:oMath>
      <w:r>
        <w:t xml:space="preserve">) and incoming strays (from site </w:t>
      </w:r>
      <m:oMath>
        <m:r>
          <w:rPr>
            <w:rFonts w:ascii="Cambria Math" w:hAnsi="Cambria Math"/>
          </w:rPr>
          <m:t>j</m:t>
        </m:r>
      </m:oMath>
      <w:r>
        <w:t xml:space="preserve">), is $\left((1-m)N_i(t) + m N_j(t) \right){\rm e}^{-Z}$. Because local individuals will recruit differently than incoming strays, the recruitment of the aggregate must incorporate two recruitment functions, given </w:t>
      </w:r>
      <w:proofErr w:type="gramStart"/>
      <w:r>
        <w:t xml:space="preserve">by </w:t>
      </w:r>
      <w:proofErr w:type="gramEnd"/>
      <m:oMath>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e>
        </m:d>
      </m:oMath>
      <w:r>
        <w:t xml:space="preserve">. This mix of individuals is subject to the same compensatory effects, which is determined by the </w:t>
      </w:r>
      <w:proofErr w:type="gramStart"/>
      <w:r>
        <w:lastRenderedPageBreak/>
        <w:t xml:space="preserve">parameter </w:t>
      </w:r>
      <w:proofErr w:type="gramEnd"/>
      <m:oMath>
        <m:r>
          <w:rPr>
            <w:rFonts w:ascii="Cambria Math" w:hAnsi="Cambria Math"/>
          </w:rPr>
          <m:t>β</m:t>
        </m:r>
      </m:oMath>
      <w:r>
        <w:t>. Taken together, the difference equation that determine changes in population size is</w:t>
      </w:r>
    </w:p>
    <w:p w14:paraId="1FD4450A" w14:textId="77777777" w:rsidR="00A64E19" w:rsidRDefault="008E2445">
      <w:pPr>
        <w:pStyle w:val="BodyText"/>
      </w:pPr>
      <w:r>
        <w:t>$$\begin{aligned}   &amp;</w:t>
      </w:r>
      <w:proofErr w:type="spellStart"/>
      <w:r>
        <w:t>N_i</w:t>
      </w:r>
      <w:proofErr w:type="spellEnd"/>
      <w:r>
        <w:t>(t+1) = \\ \</w:t>
      </w:r>
      <w:proofErr w:type="spellStart"/>
      <w:r>
        <w:t>nonumber</w:t>
      </w:r>
      <w:proofErr w:type="spellEnd"/>
      <w:r>
        <w:t xml:space="preserve">   &amp;\left((1-m)</w:t>
      </w:r>
      <w:proofErr w:type="spellStart"/>
      <w:r>
        <w:t>N_i</w:t>
      </w:r>
      <w:proofErr w:type="spellEnd"/>
      <w:r>
        <w:t xml:space="preserve">(t) + m </w:t>
      </w:r>
      <w:proofErr w:type="spellStart"/>
      <w:r>
        <w:t>N_j</w:t>
      </w:r>
      <w:proofErr w:type="spellEnd"/>
      <w:r>
        <w:t>(t) \right){\</w:t>
      </w:r>
      <w:proofErr w:type="spellStart"/>
      <w:r>
        <w:t>rm</w:t>
      </w:r>
      <w:proofErr w:type="spellEnd"/>
      <w:r>
        <w:t xml:space="preserve"> e}^{-Z} \\ \</w:t>
      </w:r>
      <w:proofErr w:type="spellStart"/>
      <w:r>
        <w:t>nonumber</w:t>
      </w:r>
      <w:proofErr w:type="spellEnd"/>
      <w:r>
        <w:t xml:space="preserve">   &amp;+ \left(</w:t>
      </w:r>
      <w:proofErr w:type="spellStart"/>
      <w:r>
        <w:t>R_i</w:t>
      </w:r>
      <w:proofErr w:type="spellEnd"/>
      <w:r>
        <w:t>[\</w:t>
      </w:r>
      <w:proofErr w:type="spellStart"/>
      <w:r>
        <w:t>mu_i</w:t>
      </w:r>
      <w:proofErr w:type="spellEnd"/>
      <w:r>
        <w:t>(t)] (1-m)</w:t>
      </w:r>
      <w:proofErr w:type="spellStart"/>
      <w:r>
        <w:t>N_i</w:t>
      </w:r>
      <w:proofErr w:type="spellEnd"/>
      <w:r>
        <w:t xml:space="preserve">(t) + </w:t>
      </w:r>
      <w:proofErr w:type="spellStart"/>
      <w:r>
        <w:t>R_i</w:t>
      </w:r>
      <w:proofErr w:type="spellEnd"/>
      <w:r>
        <w:t>[\</w:t>
      </w:r>
      <w:proofErr w:type="spellStart"/>
      <w:r>
        <w:t>mu_j</w:t>
      </w:r>
      <w:proofErr w:type="spellEnd"/>
      <w:r>
        <w:t xml:space="preserve">(t)] m </w:t>
      </w:r>
      <w:proofErr w:type="spellStart"/>
      <w:r>
        <w:t>N_j</w:t>
      </w:r>
      <w:proofErr w:type="spellEnd"/>
      <w:r>
        <w:t>(t)\right) \\ \</w:t>
      </w:r>
      <w:proofErr w:type="spellStart"/>
      <w:r>
        <w:t>nonumber</w:t>
      </w:r>
      <w:proofErr w:type="spellEnd"/>
      <w:r>
        <w:t xml:space="preserve">   &amp;\times {\</w:t>
      </w:r>
      <w:proofErr w:type="spellStart"/>
      <w:r>
        <w:t>rm</w:t>
      </w:r>
      <w:proofErr w:type="spellEnd"/>
      <w:r>
        <w:t xml:space="preserve"> e}^{-\beta ((1-m)</w:t>
      </w:r>
      <w:proofErr w:type="spellStart"/>
      <w:r>
        <w:t>N_i</w:t>
      </w:r>
      <w:proofErr w:type="spellEnd"/>
      <w:r>
        <w:t xml:space="preserve">(t) + m </w:t>
      </w:r>
      <w:proofErr w:type="spellStart"/>
      <w:r>
        <w:t>N_j</w:t>
      </w:r>
      <w:proofErr w:type="spellEnd"/>
      <w:r>
        <w:t>(t))},   \label{</w:t>
      </w:r>
      <w:proofErr w:type="spellStart"/>
      <w:r>
        <w:t>eq:N</w:t>
      </w:r>
      <w:proofErr w:type="spellEnd"/>
      <w:r>
        <w:t>}\end{aligned}$$</w:t>
      </w:r>
    </w:p>
    <w:p w14:paraId="2D696228" w14:textId="77777777" w:rsidR="00A64E19" w:rsidRDefault="008E2445">
      <w:pPr>
        <w:pStyle w:val="FirstParagraph"/>
      </w:pPr>
      <w:proofErr w:type="gramStart"/>
      <w:r>
        <w:t>where</w:t>
      </w:r>
      <w:proofErr w:type="gramEnd"/>
      <w:r>
        <w:t xml:space="preserve"> the difference equation for </w:t>
      </w:r>
      <m:oMath>
        <m:sSub>
          <m:sSubPr>
            <m:ctrlPr>
              <w:rPr>
                <w:rFonts w:ascii="Cambria Math" w:hAnsi="Cambria Math"/>
              </w:rPr>
            </m:ctrlPr>
          </m:sSubPr>
          <m:e>
            <m:r>
              <w:rPr>
                <w:rFonts w:ascii="Cambria Math" w:hAnsi="Cambria Math"/>
              </w:rPr>
              <m:t>N</m:t>
            </m:r>
          </m:e>
          <m:sub>
            <m:r>
              <w:rPr>
                <w:rFonts w:ascii="Cambria Math" w:hAnsi="Cambria Math"/>
              </w:rPr>
              <m:t>j</m:t>
            </m:r>
          </m:sub>
        </m:sSub>
      </m:oMath>
      <w:r>
        <w:t xml:space="preserve"> mirrors that for </w:t>
      </w:r>
      <m:oMath>
        <m:sSub>
          <m:sSubPr>
            <m:ctrlPr>
              <w:rPr>
                <w:rFonts w:ascii="Cambria Math" w:hAnsi="Cambria Math"/>
              </w:rPr>
            </m:ctrlPr>
          </m:sSubPr>
          <m:e>
            <m:r>
              <w:rPr>
                <w:rFonts w:ascii="Cambria Math" w:hAnsi="Cambria Math"/>
              </w:rPr>
              <m:t>N</m:t>
            </m:r>
          </m:e>
          <m:sub>
            <m:r>
              <w:rPr>
                <w:rFonts w:ascii="Cambria Math" w:hAnsi="Cambria Math"/>
              </w:rPr>
              <m:t>i</m:t>
            </m:r>
          </m:sub>
        </m:sSub>
      </m:oMath>
      <w:r>
        <w:t>.</w:t>
      </w:r>
    </w:p>
    <w:p w14:paraId="3EE763FC" w14:textId="77777777" w:rsidR="00A64E19" w:rsidRDefault="008E2445">
      <w:pPr>
        <w:pStyle w:val="BodyText"/>
      </w:pPr>
      <w:r>
        <w:t xml:space="preserve">The recruitment of local individuals </w:t>
      </w:r>
      <m:oMath>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as a function of their mean trait value at time </w:t>
      </w:r>
      <m:oMath>
        <m:r>
          <w:rPr>
            <w:rFonts w:ascii="Cambria Math" w:hAnsi="Cambria Math"/>
          </w:rPr>
          <m:t>t</m:t>
        </m:r>
      </m:oMath>
      <w:r>
        <w:t xml:space="preserve"> and the local trait optimum, is</w:t>
      </w:r>
    </w:p>
    <w:p w14:paraId="4DF39103" w14:textId="77777777" w:rsidR="00A64E19" w:rsidRDefault="008E2445">
      <w:pPr>
        <w:pStyle w:val="BodyText"/>
      </w:pPr>
      <w:r>
        <w:t>$$\begin{aligned}   &amp;</w:t>
      </w:r>
      <w:proofErr w:type="spellStart"/>
      <w:r>
        <w:t>R_i</w:t>
      </w:r>
      <w:proofErr w:type="spellEnd"/>
      <w:r>
        <w:t>[\</w:t>
      </w:r>
      <w:proofErr w:type="spellStart"/>
      <w:r>
        <w:t>mu_i</w:t>
      </w:r>
      <w:proofErr w:type="spellEnd"/>
      <w:r>
        <w:t>(t)] = \\ \</w:t>
      </w:r>
      <w:proofErr w:type="spellStart"/>
      <w:r>
        <w:t>nonumber</w:t>
      </w:r>
      <w:proofErr w:type="spellEnd"/>
      <w:r>
        <w:t xml:space="preserve">   &amp;\</w:t>
      </w:r>
      <w:proofErr w:type="spellStart"/>
      <w:r>
        <w:t>int</w:t>
      </w:r>
      <w:proofErr w:type="spellEnd"/>
      <w:r>
        <w:t>_{-\</w:t>
      </w:r>
      <w:proofErr w:type="spellStart"/>
      <w:r>
        <w:t>infty</w:t>
      </w:r>
      <w:proofErr w:type="spellEnd"/>
      <w:r>
        <w:t>}^\</w:t>
      </w:r>
      <w:proofErr w:type="spellStart"/>
      <w:r>
        <w:t>infty</w:t>
      </w:r>
      <w:proofErr w:type="spellEnd"/>
      <w:r>
        <w:t xml:space="preserve"> r_{\</w:t>
      </w:r>
      <w:proofErr w:type="spellStart"/>
      <w:r>
        <w:t>rm</w:t>
      </w:r>
      <w:proofErr w:type="spellEnd"/>
      <w:r>
        <w:t xml:space="preserve"> max}\</w:t>
      </w:r>
      <w:proofErr w:type="spellStart"/>
      <w:r>
        <w:t>exp</w:t>
      </w:r>
      <w:proofErr w:type="spellEnd"/>
      <w:r>
        <w:t>\left\{\</w:t>
      </w:r>
      <w:proofErr w:type="spellStart"/>
      <w:r>
        <w:t>frac</w:t>
      </w:r>
      <w:proofErr w:type="spellEnd"/>
      <w:r>
        <w:t>{(</w:t>
      </w:r>
      <w:proofErr w:type="spellStart"/>
      <w:r>
        <w:t>x_i</w:t>
      </w:r>
      <w:proofErr w:type="spellEnd"/>
      <w:r>
        <w:t>(t)-\</w:t>
      </w:r>
      <w:proofErr w:type="spellStart"/>
      <w:r>
        <w:t>theta_i</w:t>
      </w:r>
      <w:proofErr w:type="spellEnd"/>
      <w:r>
        <w:t>)^2}{2\tau^2}\right\} {\</w:t>
      </w:r>
      <w:proofErr w:type="spellStart"/>
      <w:r>
        <w:t>rm</w:t>
      </w:r>
      <w:proofErr w:type="spellEnd"/>
      <w:r>
        <w:t xml:space="preserve"> </w:t>
      </w:r>
      <w:proofErr w:type="spellStart"/>
      <w:r>
        <w:t>pr</w:t>
      </w:r>
      <w:proofErr w:type="spellEnd"/>
      <w:r>
        <w:t>}(</w:t>
      </w:r>
      <w:proofErr w:type="spellStart"/>
      <w:r>
        <w:t>x_i</w:t>
      </w:r>
      <w:proofErr w:type="spellEnd"/>
      <w:r>
        <w:t>(t),\</w:t>
      </w:r>
      <w:proofErr w:type="spellStart"/>
      <w:r>
        <w:t>mu_i</w:t>
      </w:r>
      <w:proofErr w:type="spellEnd"/>
      <w:r>
        <w:t>,\sigma^2) {\</w:t>
      </w:r>
      <w:proofErr w:type="spellStart"/>
      <w:r>
        <w:t>rm</w:t>
      </w:r>
      <w:proofErr w:type="spellEnd"/>
      <w:r>
        <w:t xml:space="preserve"> d}</w:t>
      </w:r>
      <w:proofErr w:type="spellStart"/>
      <w:r>
        <w:t>x_i</w:t>
      </w:r>
      <w:proofErr w:type="spellEnd"/>
      <w:r>
        <w:t>(t) +\tilde{P}\\ \</w:t>
      </w:r>
      <w:proofErr w:type="spellStart"/>
      <w:r>
        <w:t>nonumber</w:t>
      </w:r>
      <w:proofErr w:type="spellEnd"/>
      <w:r>
        <w:t xml:space="preserve">   &amp;= \</w:t>
      </w:r>
      <w:proofErr w:type="spellStart"/>
      <w:r>
        <w:t>frac</w:t>
      </w:r>
      <w:proofErr w:type="spellEnd"/>
      <w:r>
        <w:t>{r_{\</w:t>
      </w:r>
      <w:proofErr w:type="spellStart"/>
      <w:r>
        <w:t>rm</w:t>
      </w:r>
      <w:proofErr w:type="spellEnd"/>
      <w:r>
        <w:t xml:space="preserve"> max} \tau  }{\</w:t>
      </w:r>
      <w:proofErr w:type="spellStart"/>
      <w:r>
        <w:t>sqrt</w:t>
      </w:r>
      <w:proofErr w:type="spellEnd"/>
      <w:r>
        <w:t>{\sigma ^2+\tau ^2}}\</w:t>
      </w:r>
      <w:proofErr w:type="spellStart"/>
      <w:r>
        <w:t>exp</w:t>
      </w:r>
      <w:proofErr w:type="spellEnd"/>
      <w:r>
        <w:t>\left\{-\</w:t>
      </w:r>
      <w:proofErr w:type="spellStart"/>
      <w:r>
        <w:t>frac</w:t>
      </w:r>
      <w:proofErr w:type="spellEnd"/>
      <w:r>
        <w:t>{(\</w:t>
      </w:r>
      <w:proofErr w:type="spellStart"/>
      <w:r>
        <w:t>theta_i</w:t>
      </w:r>
      <w:proofErr w:type="spellEnd"/>
      <w:r>
        <w:t>-\</w:t>
      </w:r>
      <w:proofErr w:type="spellStart"/>
      <w:r>
        <w:t>mu_i</w:t>
      </w:r>
      <w:proofErr w:type="spellEnd"/>
      <w:r>
        <w:t>(t))^2}{2 \left(\sigma ^2+\tau ^2\right)}\right\} +\tilde{P},   \label{</w:t>
      </w:r>
      <w:proofErr w:type="spellStart"/>
      <w:r>
        <w:t>eq:R</w:t>
      </w:r>
      <w:proofErr w:type="spellEnd"/>
      <w:r>
        <w:t>}\end{aligned}$$</w:t>
      </w:r>
    </w:p>
    <w:p w14:paraId="140F1176" w14:textId="77777777" w:rsidR="00A64E19" w:rsidRDefault="008E2445">
      <w:pPr>
        <w:pStyle w:val="FirstParagraph"/>
      </w:pPr>
      <w:proofErr w:type="gramStart"/>
      <w:r>
        <w:t>where</w:t>
      </w:r>
      <w:proofErr w:type="gramEnd"/>
      <w:r>
        <w:t xml:space="preserve"> the mismatch between the local trait mean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oMath>
      <w:r>
        <w:t xml:space="preserve"> and the local optimum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scales the recruitment rate for the population, and $\tilde{P}\sim {\</w:t>
      </w:r>
      <w:proofErr w:type="spellStart"/>
      <w:r>
        <w:t>rm</w:t>
      </w:r>
      <w:proofErr w:type="spellEnd"/>
      <w:r>
        <w:t xml:space="preserve"> Normal}(0,0.01)$ </w:t>
      </w:r>
      <w:commentRangeStart w:id="164"/>
      <w:commentRangeStart w:id="165"/>
      <w:r>
        <w:t>introduces</w:t>
      </w:r>
      <w:commentRangeEnd w:id="164"/>
      <w:r w:rsidR="00624CE8">
        <w:rPr>
          <w:rStyle w:val="CommentReference"/>
        </w:rPr>
        <w:commentReference w:id="164"/>
      </w:r>
      <w:commentRangeEnd w:id="165"/>
      <w:r w:rsidR="006673E8">
        <w:rPr>
          <w:rStyle w:val="CommentReference"/>
        </w:rPr>
        <w:commentReference w:id="165"/>
      </w:r>
      <w:r>
        <w:t xml:space="preserve"> a small amount of demographic error. The parameter </w:t>
      </w:r>
      <m:oMath>
        <m:r>
          <w:rPr>
            <w:rFonts w:ascii="Cambria Math" w:hAnsi="Cambria Math"/>
          </w:rPr>
          <m:t>τ</m:t>
        </m:r>
      </m:oMath>
      <w:r>
        <w:t xml:space="preserve"> is the strength of selection, and controls the sensitivity of recruitment to changes in the mean trait value away from the optimum (the strength of selection increases with smaller values </w:t>
      </w:r>
      <w:proofErr w:type="gramStart"/>
      <w:r>
        <w:t xml:space="preserve">of </w:t>
      </w:r>
      <w:proofErr w:type="gramEnd"/>
      <m:oMath>
        <m:r>
          <w:rPr>
            <w:rFonts w:ascii="Cambria Math" w:hAnsi="Cambria Math"/>
          </w:rPr>
          <m:t>τ</m:t>
        </m:r>
      </m:oMath>
      <w:r>
        <w:t xml:space="preserve">), which we set as </w:t>
      </w:r>
      <m:oMath>
        <m:r>
          <w:rPr>
            <w:rFonts w:ascii="Cambria Math" w:hAnsi="Cambria Math"/>
          </w:rPr>
          <m:t>τ=1</m:t>
        </m:r>
      </m:oMath>
      <w:r>
        <w:t xml:space="preserve"> here and throughout. Because straying individuals are emigrating from a population with a mean trait value farther from the local optimum, their rate of recruitment is diminished</w:t>
      </w:r>
      <w:ins w:id="166" w:author="Jonathan Moore" w:date="2017-05-29T12:46:00Z">
        <w:r w:rsidR="00624CE8">
          <w:t>. Recent studies of wild sockeye have indeed found that straying individuals have lower</w:t>
        </w:r>
      </w:ins>
      <w:ins w:id="167" w:author="Jonathan Moore" w:date="2017-05-29T12:47:00Z">
        <w:r w:rsidR="00624CE8">
          <w:t xml:space="preserve"> life-time fitness than individuals that do not stray, although it unknown at what life-stage this selection </w:t>
        </w:r>
        <w:commentRangeStart w:id="168"/>
        <w:r w:rsidR="00624CE8">
          <w:t>occurs</w:t>
        </w:r>
      </w:ins>
      <w:commentRangeEnd w:id="168"/>
      <w:r w:rsidR="002259C8">
        <w:rPr>
          <w:rStyle w:val="CommentReference"/>
        </w:rPr>
        <w:commentReference w:id="168"/>
      </w:r>
      <w:del w:id="169" w:author="Jonathan Moore" w:date="2017-05-29T12:46:00Z">
        <w:r w:rsidDel="00624CE8">
          <w:delText>,</w:delText>
        </w:r>
      </w:del>
      <w:del w:id="170" w:author="Jonathan Moore" w:date="2017-05-29T12:47:00Z">
        <w:r w:rsidDel="00624CE8">
          <w:delText xml:space="preserve"> and this matches what is observed in wild </w:delText>
        </w:r>
        <w:commentRangeStart w:id="171"/>
        <w:r w:rsidDel="00624CE8">
          <w:delText>populations</w:delText>
        </w:r>
      </w:del>
      <w:commentRangeEnd w:id="171"/>
      <w:r w:rsidR="00624CE8">
        <w:rPr>
          <w:rStyle w:val="CommentReference"/>
        </w:rPr>
        <w:commentReference w:id="171"/>
      </w:r>
      <w:r>
        <w:t xml:space="preserve"> .</w:t>
      </w:r>
      <w:r>
        <w:br/>
      </w:r>
    </w:p>
    <w:p w14:paraId="211D8887" w14:textId="77777777" w:rsidR="00A64E19" w:rsidRDefault="008E2445">
      <w:pPr>
        <w:pStyle w:val="BodyText"/>
      </w:pPr>
      <w:r>
        <w:rPr>
          <w:noProof/>
        </w:rPr>
        <w:drawing>
          <wp:inline distT="0" distB="0" distL="0" distR="0" wp14:anchorId="062DBD28" wp14:editId="23BE5444">
            <wp:extent cx="3810000" cy="2540000"/>
            <wp:effectExtent l="0" t="0" r="0" b="0"/>
            <wp:docPr id="2"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MDPE_hm.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050B606A" w14:textId="77777777" w:rsidR="00A64E19" w:rsidRDefault="008E2445">
      <w:pPr>
        <w:pStyle w:val="BodyText"/>
      </w:pPr>
      <w:r>
        <w:t xml:space="preserve">Because </w:t>
      </w:r>
      <w:ins w:id="172" w:author="Jonathan Moore" w:date="2017-05-29T12:48:00Z">
        <w:r w:rsidR="00624CE8">
          <w:t xml:space="preserve">we assume </w:t>
        </w:r>
        <w:commentRangeStart w:id="173"/>
        <w:r w:rsidR="00624CE8">
          <w:t>that</w:t>
        </w:r>
      </w:ins>
      <w:commentRangeEnd w:id="173"/>
      <w:r w:rsidR="002259C8">
        <w:rPr>
          <w:rStyle w:val="CommentReference"/>
        </w:rPr>
        <w:commentReference w:id="173"/>
      </w:r>
      <w:ins w:id="174" w:author="Jonathan Moore" w:date="2017-05-29T12:48:00Z">
        <w:r w:rsidR="00624CE8">
          <w:t xml:space="preserve"> </w:t>
        </w:r>
      </w:ins>
      <w:r>
        <w:t xml:space="preserve">individuals from the local population are mixed with individuals from the remote population via straying </w:t>
      </w:r>
      <w:commentRangeStart w:id="175"/>
      <w:r>
        <w:t>and subsequent reproduction</w:t>
      </w:r>
      <w:commentRangeEnd w:id="175"/>
      <w:r w:rsidR="00624CE8">
        <w:rPr>
          <w:rStyle w:val="CommentReference"/>
        </w:rPr>
        <w:commentReference w:id="175"/>
      </w:r>
      <w:r>
        <w:t xml:space="preserve">, the resulting trait </w:t>
      </w:r>
      <w:r>
        <w:lastRenderedPageBreak/>
        <w:t xml:space="preserve">distribution is a mixed normal with weights corresponding to the proportion of the mixed population that are local individuals,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for the straying individuals, </w:t>
      </w:r>
      <m:oMath>
        <m:r>
          <w:rPr>
            <w:rFonts w:ascii="Cambria Math" w:hAnsi="Cambria Math"/>
          </w:rPr>
          <m:t>1-</m:t>
        </m:r>
        <m:sSub>
          <m:sSubPr>
            <m:ctrlPr>
              <w:rPr>
                <w:rFonts w:ascii="Cambria Math" w:hAnsi="Cambria Math"/>
              </w:rPr>
            </m:ctrlPr>
          </m:sSubPr>
          <m:e>
            <m:r>
              <w:rPr>
                <w:rFonts w:ascii="Cambria Math" w:hAnsi="Cambria Math"/>
              </w:rPr>
              <m:t>w</m:t>
            </m:r>
          </m:e>
          <m:sub>
            <m:r>
              <w:rPr>
                <w:rFonts w:ascii="Cambria Math" w:hAnsi="Cambria Math"/>
              </w:rPr>
              <m:t>i</m:t>
            </m:r>
          </m:sub>
        </m:sSub>
      </m:oMath>
      <w:r>
        <w:t>, where</w:t>
      </w:r>
    </w:p>
    <w:p w14:paraId="207E6CEB" w14:textId="77777777" w:rsidR="00A64E19" w:rsidRDefault="0069133C">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(1-m)</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m:t>
              </m:r>
              <m:sSub>
                <m:sSubPr>
                  <m:ctrlPr>
                    <w:rPr>
                      <w:rFonts w:ascii="Cambria Math" w:hAnsi="Cambria Math"/>
                    </w:rPr>
                  </m:ctrlPr>
                </m:sSubPr>
                <m:e>
                  <m:r>
                    <w:rPr>
                      <w:rFonts w:ascii="Cambria Math" w:hAnsi="Cambria Math"/>
                    </w:rPr>
                    <m:t>N</m:t>
                  </m:r>
                </m:e>
                <m:sub>
                  <m:r>
                    <w:rPr>
                      <w:rFonts w:ascii="Cambria Math" w:hAnsi="Cambria Math"/>
                    </w:rPr>
                    <m:t>j</m:t>
                  </m:r>
                </m:sub>
              </m:sSub>
              <m:r>
                <w:rPr>
                  <w:rFonts w:ascii="Cambria Math" w:hAnsi="Cambria Math"/>
                </w:rPr>
                <m:t>(t)</m:t>
              </m:r>
            </m:den>
          </m:f>
          <m:r>
            <w:rPr>
              <w:rFonts w:ascii="Cambria Math" w:hAnsi="Cambria Math"/>
            </w:rPr>
            <m:t>.</m:t>
          </m:r>
        </m:oMath>
      </m:oMathPara>
    </w:p>
    <w:p w14:paraId="2D2545DE" w14:textId="26713933" w:rsidR="00A64E19" w:rsidRDefault="008E2445">
      <w:pPr>
        <w:pStyle w:val="FirstParagraph"/>
      </w:pPr>
      <w:r>
        <w:t>We make two simplifying assumptions. First, we assume that the distribution resulting from the mix of remote and local individuals, following reproduction, is also normal with a mean value equal to that of the mean for the mixed-normal distribution.</w:t>
      </w:r>
      <w:ins w:id="176" w:author="Jonathan Moore" w:date="2017-05-29T12:48:00Z">
        <w:r w:rsidR="00624CE8">
          <w:t xml:space="preserve"> </w:t>
        </w:r>
      </w:ins>
      <w:r>
        <w:t xml:space="preserve"> </w:t>
      </w:r>
      <w:ins w:id="177" w:author="Jonathan Moore" w:date="2017-05-29T12:49:00Z">
        <w:r w:rsidR="00624CE8">
          <w:t xml:space="preserve">Thus, we assume that strays </w:t>
        </w:r>
      </w:ins>
      <w:ins w:id="178" w:author="Peter Westley" w:date="2017-05-30T06:15:00Z">
        <w:r w:rsidR="002259C8">
          <w:t xml:space="preserve">can </w:t>
        </w:r>
      </w:ins>
      <w:ins w:id="179" w:author="Jonathan Moore" w:date="2017-05-29T12:49:00Z">
        <w:r w:rsidR="00624CE8">
          <w:t>successfully reproduce and introduce their genotypes into the recipient population.</w:t>
        </w:r>
      </w:ins>
      <w:ins w:id="180" w:author="Peter Westley" w:date="2017-05-30T06:13:00Z">
        <w:r w:rsidR="002259C8">
          <w:t xml:space="preserve"> This assumption is supported by patterns in </w:t>
        </w:r>
        <w:commentRangeStart w:id="181"/>
        <w:r w:rsidR="002259C8">
          <w:t>nature</w:t>
        </w:r>
      </w:ins>
      <w:commentRangeEnd w:id="181"/>
      <w:ins w:id="182" w:author="Peter Westley" w:date="2017-05-30T06:14:00Z">
        <w:r w:rsidR="002259C8">
          <w:rPr>
            <w:rStyle w:val="CommentReference"/>
          </w:rPr>
          <w:commentReference w:id="181"/>
        </w:r>
      </w:ins>
      <w:ins w:id="183" w:author="Jonathan Moore" w:date="2017-05-29T12:49:00Z">
        <w:r w:rsidR="00624CE8">
          <w:t xml:space="preserve"> </w:t>
        </w:r>
      </w:ins>
      <w:r>
        <w:t xml:space="preserve">Second, we assume that changes in trait variance through time are minimal, such that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is assumed to be constant, and this is a common simplification in eco-evolutionary models of population </w:t>
      </w:r>
      <w:proofErr w:type="gramStart"/>
      <w:r>
        <w:t>dynamics .</w:t>
      </w:r>
      <w:proofErr w:type="gramEnd"/>
      <w:ins w:id="184" w:author="Jonathan Moore" w:date="2017-05-29T12:48:00Z">
        <w:r w:rsidR="00624CE8">
          <w:t xml:space="preserve"> </w:t>
        </w:r>
      </w:ins>
    </w:p>
    <w:p w14:paraId="09F62EF7" w14:textId="77777777" w:rsidR="00A64E19" w:rsidRDefault="008E2445">
      <w:pPr>
        <w:pStyle w:val="BodyText"/>
      </w:pPr>
      <w:r>
        <w:t xml:space="preserve">An increasing flow of incoming strays is generally expected to pull the mean trait value of the local population away from its optimum over time, which will decrease its rate of recruitment. Following </w:t>
      </w:r>
      <w:proofErr w:type="spellStart"/>
      <w:proofErr w:type="gramStart"/>
      <w:r>
        <w:t>Lande</w:t>
      </w:r>
      <w:proofErr w:type="spellEnd"/>
      <w:r>
        <w:t xml:space="preserve"> ,</w:t>
      </w:r>
      <w:proofErr w:type="gramEnd"/>
      <w:r>
        <w:t xml:space="preserve"> the mean trait value thus changes through time according to the difference equation</w:t>
      </w:r>
    </w:p>
    <w:p w14:paraId="447480FD" w14:textId="77777777" w:rsidR="00A64E19" w:rsidRDefault="0069133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e>
              <m:e>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e>
            </m:mr>
            <m:mr>
              <m:e/>
              <m:e>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m:t>
                    </m:r>
                  </m:sup>
                </m:sSup>
                <m:sSup>
                  <m:sSupPr>
                    <m:ctrlPr>
                      <w:rPr>
                        <w:rFonts w:ascii="Cambria Math" w:hAnsi="Cambria Math"/>
                      </w:rPr>
                    </m:ctrlPr>
                  </m:sSupPr>
                  <m:e>
                    <m:r>
                      <w:rPr>
                        <w:rFonts w:ascii="Cambria Math" w:hAnsi="Cambria Math"/>
                      </w:rPr>
                      <m:t>σ</m:t>
                    </m:r>
                  </m:e>
                  <m:sup>
                    <m:r>
                      <w:rPr>
                        <w:rFonts w:ascii="Cambria Math" w:hAnsi="Cambria Math"/>
                      </w:rPr>
                      <m:t>2</m:t>
                    </m:r>
                  </m:sup>
                </m:sSup>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den>
                </m:f>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(t)]+(1-</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e>
                </m:d>
                <m:r>
                  <w:rPr>
                    <w:rFonts w:ascii="Cambria Math" w:hAnsi="Cambria Math"/>
                  </w:rPr>
                  <m:t>,</m:t>
                </m:r>
              </m:e>
            </m:mr>
          </m:m>
        </m:oMath>
      </m:oMathPara>
    </w:p>
    <w:p w14:paraId="448539C9" w14:textId="77777777" w:rsidR="00A64E19" w:rsidRDefault="008E2445">
      <w:pPr>
        <w:pStyle w:val="FirstParagraph"/>
      </w:pPr>
      <w:proofErr w:type="gramStart"/>
      <w:r>
        <w:t>where</w:t>
      </w:r>
      <w:proofErr w:type="gramEnd"/>
      <w:r>
        <w:t xml:space="preserve"> the first two factors determine the mixed normal average of the aggregated local and remote populations. The partial derivative in the Eq. [</w:t>
      </w:r>
      <w:proofErr w:type="spellStart"/>
      <w:r>
        <w:t>eq:mu</w:t>
      </w:r>
      <w:proofErr w:type="spellEnd"/>
      <w:r>
        <w:t xml:space="preserve">] determines how the mean trait changes through time due to natural selection , which is proportional to the change in mean fitness with respect to </w:t>
      </w:r>
      <m:oMath>
        <m:sSub>
          <m:sSubPr>
            <m:ctrlPr>
              <w:rPr>
                <w:rFonts w:ascii="Cambria Math" w:hAnsi="Cambria Math"/>
              </w:rPr>
            </m:ctrlPr>
          </m:sSubPr>
          <m:e>
            <m:r>
              <w:rPr>
                <w:rFonts w:ascii="Cambria Math" w:hAnsi="Cambria Math"/>
              </w:rPr>
              <m:t>μ</m:t>
            </m:r>
          </m:e>
          <m:sub>
            <m:r>
              <w:rPr>
                <w:rFonts w:ascii="Cambria Math" w:hAnsi="Cambria Math"/>
              </w:rPr>
              <m:t>i</m:t>
            </m:r>
          </m:sub>
        </m:sSub>
      </m:oMath>
      <w:r>
        <w:t>.</w:t>
      </w:r>
      <w:r>
        <w:br/>
      </w:r>
      <w:r>
        <w:rPr>
          <w:b/>
        </w:rPr>
        <w:t xml:space="preserve">(b) Measuring </w:t>
      </w:r>
      <w:proofErr w:type="spellStart"/>
      <w:r>
        <w:rPr>
          <w:b/>
        </w:rPr>
        <w:t>metapopulation</w:t>
      </w:r>
      <w:proofErr w:type="spellEnd"/>
      <w:r>
        <w:rPr>
          <w:b/>
        </w:rPr>
        <w:t xml:space="preserve"> robustness</w:t>
      </w:r>
      <w:r>
        <w:t xml:space="preserve"> We evaluated </w:t>
      </w:r>
      <w:proofErr w:type="spellStart"/>
      <w:r>
        <w:t>metapopulation</w:t>
      </w:r>
      <w:proofErr w:type="spellEnd"/>
      <w:r>
        <w:t xml:space="preserve"> robustness by measuring the average-CV portfolio effect (PE</w:t>
      </w:r>
      <w:proofErr w:type="gramStart"/>
      <w:r>
        <w:t>)  as</w:t>
      </w:r>
      <w:proofErr w:type="gramEnd"/>
      <w:r>
        <w:t xml:space="preserve"> well as the time required for the system to return to a steady state following an induced disturbance to one or both of the populations . The average-CV portfolio effect is, as the name implies, the average CV across each population divided by the CV of the </w:t>
      </w:r>
      <w:proofErr w:type="gramStart"/>
      <w:r>
        <w:t>aggregate ,</w:t>
      </w:r>
      <w:proofErr w:type="gramEnd"/>
      <w:r>
        <w:t xml:space="preserve"> such that</w:t>
      </w:r>
    </w:p>
    <w:p w14:paraId="46069F9F" w14:textId="77777777" w:rsidR="00A64E19" w:rsidRDefault="008E2445">
      <w:pPr>
        <w:pStyle w:val="BodyText"/>
      </w:pPr>
      <w:r>
        <w:t>$$\</w:t>
      </w:r>
      <w:proofErr w:type="spellStart"/>
      <w:r>
        <w:t>langle</w:t>
      </w:r>
      <w:proofErr w:type="spellEnd"/>
      <w:r>
        <w:t>{\</w:t>
      </w:r>
      <w:proofErr w:type="spellStart"/>
      <w:r>
        <w:t>rm</w:t>
      </w:r>
      <w:proofErr w:type="spellEnd"/>
      <w:r>
        <w:t xml:space="preserve"> PE}\</w:t>
      </w:r>
      <w:proofErr w:type="spellStart"/>
      <w:r>
        <w:t>rangle</w:t>
      </w:r>
      <w:proofErr w:type="spellEnd"/>
      <w:r>
        <w:t xml:space="preserve"> =\</w:t>
      </w:r>
      <w:proofErr w:type="spellStart"/>
      <w:r>
        <w:t>frac</w:t>
      </w:r>
      <w:proofErr w:type="spellEnd"/>
      <w:r>
        <w:t>{1}{X}\sum_{</w:t>
      </w:r>
      <w:proofErr w:type="spellStart"/>
      <w:r>
        <w:t>i</w:t>
      </w:r>
      <w:proofErr w:type="spellEnd"/>
      <w:r>
        <w:t>=1}^{X} \</w:t>
      </w:r>
      <w:proofErr w:type="spellStart"/>
      <w:r>
        <w:t>frac</w:t>
      </w:r>
      <w:proofErr w:type="spellEnd"/>
      <w:r>
        <w:t>{\</w:t>
      </w:r>
      <w:proofErr w:type="spellStart"/>
      <w:r>
        <w:t>sqrt</w:t>
      </w:r>
      <w:proofErr w:type="spellEnd"/>
      <w:r>
        <w:t>{{\</w:t>
      </w:r>
      <w:proofErr w:type="spellStart"/>
      <w:r>
        <w:t>rm</w:t>
      </w:r>
      <w:proofErr w:type="spellEnd"/>
      <w:r>
        <w:t xml:space="preserve"> VAR}(</w:t>
      </w:r>
      <w:proofErr w:type="spellStart"/>
      <w:r>
        <w:t>N_i</w:t>
      </w:r>
      <w:proofErr w:type="spellEnd"/>
      <w:r>
        <w:t>)}}{{\</w:t>
      </w:r>
      <w:proofErr w:type="spellStart"/>
      <w:r>
        <w:t>rm</w:t>
      </w:r>
      <w:proofErr w:type="spellEnd"/>
      <w:r>
        <w:t xml:space="preserve"> E}(</w:t>
      </w:r>
      <w:proofErr w:type="spellStart"/>
      <w:r>
        <w:t>N_i</w:t>
      </w:r>
      <w:proofErr w:type="spellEnd"/>
      <w:r>
        <w:t>)}\</w:t>
      </w:r>
      <w:proofErr w:type="spellStart"/>
      <w:r>
        <w:t>cdot</w:t>
      </w:r>
      <w:proofErr w:type="spellEnd"/>
      <w:r>
        <w:t xml:space="preserve"> \</w:t>
      </w:r>
      <w:proofErr w:type="spellStart"/>
      <w:r>
        <w:t>frac</w:t>
      </w:r>
      <w:proofErr w:type="spellEnd"/>
      <w:r>
        <w:t>{{\</w:t>
      </w:r>
      <w:proofErr w:type="spellStart"/>
      <w:r>
        <w:t>rm</w:t>
      </w:r>
      <w:proofErr w:type="spellEnd"/>
      <w:r>
        <w:t xml:space="preserve"> E}(N_T)}{\</w:t>
      </w:r>
      <w:proofErr w:type="spellStart"/>
      <w:r>
        <w:t>sqrt</w:t>
      </w:r>
      <w:proofErr w:type="spellEnd"/>
      <w:r>
        <w:t>{{\</w:t>
      </w:r>
      <w:proofErr w:type="spellStart"/>
      <w:r>
        <w:t>rm</w:t>
      </w:r>
      <w:proofErr w:type="spellEnd"/>
      <w:r>
        <w:t xml:space="preserve"> VAR}(N_T)}}, \label{</w:t>
      </w:r>
      <w:proofErr w:type="spellStart"/>
      <w:r>
        <w:t>eq:pe</w:t>
      </w:r>
      <w:proofErr w:type="spellEnd"/>
      <w:r>
        <w:t>}$$</w:t>
      </w:r>
    </w:p>
    <w:p w14:paraId="07267B2B" w14:textId="77777777" w:rsidR="00A64E19" w:rsidRDefault="008E2445">
      <w:pPr>
        <w:pStyle w:val="FirstParagraph"/>
      </w:pPr>
      <w:proofErr w:type="gramStart"/>
      <w:r>
        <w:t>where</w:t>
      </w:r>
      <w:proofErr w:type="gramEnd"/>
      <w:r>
        <w:t xml:space="preserve"> in this case the number of populations is limited to </w:t>
      </w:r>
      <m:oMath>
        <m:r>
          <w:rPr>
            <w:rFonts w:ascii="Cambria Math" w:hAnsi="Cambria Math"/>
          </w:rPr>
          <m:t>X=2</m:t>
        </m:r>
      </m:oMath>
      <w:r>
        <w:t xml:space="preserve"> and the expectations $\rm E(\cdot)$ and variances $\rm VAR(\cdot)$ are evaluated at the steady state. As the CV of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decreases relative to that of the constituent populations, $\</w:t>
      </w:r>
      <w:proofErr w:type="spellStart"/>
      <w:proofErr w:type="gramStart"/>
      <w:r>
        <w:t>langle</w:t>
      </w:r>
      <w:proofErr w:type="spellEnd"/>
      <w:r>
        <w:t>{</w:t>
      </w:r>
      <w:proofErr w:type="gramEnd"/>
      <w:r>
        <w:t>\</w:t>
      </w:r>
      <w:proofErr w:type="spellStart"/>
      <w:r>
        <w:t>rm</w:t>
      </w:r>
      <w:proofErr w:type="spellEnd"/>
      <w:r>
        <w:t xml:space="preserve"> PE}\</w:t>
      </w:r>
      <w:proofErr w:type="spellStart"/>
      <w:r>
        <w:t>rangle</w:t>
      </w:r>
      <w:proofErr w:type="spellEnd"/>
      <w:r>
        <w:t xml:space="preserve"> &gt; 1$, and the </w:t>
      </w:r>
      <w:proofErr w:type="spellStart"/>
      <w:r>
        <w:t>metapopulation</w:t>
      </w:r>
      <w:proofErr w:type="spellEnd"/>
      <w:r>
        <w:t xml:space="preserve"> is presumed to become more stable. Portfolio effects greater than unity corresponds to less </w:t>
      </w:r>
      <w:proofErr w:type="gramStart"/>
      <w:r>
        <w:t>synchronization  and</w:t>
      </w:r>
      <w:proofErr w:type="gramEnd"/>
      <w:r>
        <w:t xml:space="preserve"> thus a greater potential for demographic rescue among populations, buffering the system as a whole against extinction.</w:t>
      </w:r>
    </w:p>
    <w:p w14:paraId="6A4FE361" w14:textId="77777777" w:rsidR="00A64E19" w:rsidRDefault="008E2445">
      <w:pPr>
        <w:pStyle w:val="BodyText"/>
      </w:pPr>
      <w:r>
        <w:t xml:space="preserve">A more direct way to measure system robustness is to measure the time that it takes the system (measured as the aggregate </w:t>
      </w:r>
      <w:proofErr w:type="gramStart"/>
      <w:r>
        <w:t xml:space="preserve">biomass </w:t>
      </w:r>
      <w:proofErr w:type="gramEnd"/>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to recover its steady state abundance following an induced disturbance: systems that recover quickly (shorter recovery times) are more robust than those that recover more slowly (longer recovery times). Although there is a direct eigenvalue relationship between the rate of return following a small pulse </w:t>
      </w:r>
      <w:r>
        <w:lastRenderedPageBreak/>
        <w:t>perturbation , because we aimed to 1) assess the effects of a large perturbation, and 2) estimate the time required for all transient effects to decay (including dampened oscillations), we used a simulation-based numerical procedure.</w:t>
      </w:r>
    </w:p>
    <w:p w14:paraId="15D2FA60" w14:textId="545A3EF6" w:rsidR="00A64E19" w:rsidRDefault="008E2445">
      <w:pPr>
        <w:pStyle w:val="BodyText"/>
      </w:pPr>
      <w:r>
        <w:t xml:space="preserve">Numerically estimating the time that it takes for a perturbed system to relax also permits a more detailed perspective of </w:t>
      </w:r>
      <w:proofErr w:type="spellStart"/>
      <w:r>
        <w:t>metapopulation</w:t>
      </w:r>
      <w:proofErr w:type="spellEnd"/>
      <w:r>
        <w:t xml:space="preserve"> fragility. For example, if populations settle to alternative steady states (alternative steady states in our model requiring one population to be high-density and one low-density), comparing recovery times after a disturbance applied to the high, low, and/or both populations allows for an assessment of which component of the </w:t>
      </w:r>
      <w:proofErr w:type="spellStart"/>
      <w:r>
        <w:t>metapopulation</w:t>
      </w:r>
      <w:proofErr w:type="spellEnd"/>
      <w:r>
        <w:t xml:space="preserve"> has a longer-lasting influence on the system’s recovery. We measured the time required for the system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to recover to its steady state following three types of induced disturbance: (</w:t>
      </w:r>
      <w:proofErr w:type="spellStart"/>
      <w:r>
        <w:rPr>
          <w:i/>
        </w:rPr>
        <w:t>i</w:t>
      </w:r>
      <w:proofErr w:type="spellEnd"/>
      <w:r>
        <w:t>) extinction of the low-density population; (</w:t>
      </w:r>
      <w:r>
        <w:rPr>
          <w:i/>
        </w:rPr>
        <w:t>ii</w:t>
      </w:r>
      <w:r>
        <w:t xml:space="preserve">) extinction of the high-density population (scenarios </w:t>
      </w:r>
      <w:proofErr w:type="spellStart"/>
      <w:r>
        <w:rPr>
          <w:i/>
        </w:rPr>
        <w:t>i</w:t>
      </w:r>
      <w:proofErr w:type="spellEnd"/>
      <w:r>
        <w:t xml:space="preserve"> and </w:t>
      </w:r>
      <w:r>
        <w:rPr>
          <w:i/>
        </w:rPr>
        <w:t>ii</w:t>
      </w:r>
      <w:r>
        <w:t xml:space="preserve"> are equivalent if the system is in the single steady state regime); (</w:t>
      </w:r>
      <w:r>
        <w:rPr>
          <w:i/>
        </w:rPr>
        <w:t>iii</w:t>
      </w:r>
      <w:r>
        <w:t xml:space="preserve">) near-collapse of both populations where just 1.0% of each survives. Throughout, we will refer to an increase in the portfolio effects and/or reduction in recovery times as promoting </w:t>
      </w:r>
      <w:proofErr w:type="spellStart"/>
      <w:r>
        <w:t>metapopulation</w:t>
      </w:r>
      <w:proofErr w:type="spellEnd"/>
      <w:r>
        <w:t xml:space="preserve"> robustness, which is expected to have a positive effect on persistence.</w:t>
      </w:r>
      <w:r>
        <w:br/>
      </w:r>
      <w:r>
        <w:rPr>
          <w:b/>
        </w:rPr>
        <w:t xml:space="preserve">(c) The effects of </w:t>
      </w:r>
      <w:del w:id="185" w:author="Peter Westley" w:date="2017-05-30T06:17:00Z">
        <w:r w:rsidDel="002259C8">
          <w:rPr>
            <w:b/>
          </w:rPr>
          <w:delText xml:space="preserve">density </w:delText>
        </w:r>
      </w:del>
      <w:ins w:id="186" w:author="Peter Westley" w:date="2017-05-30T06:17:00Z">
        <w:r w:rsidR="002259C8">
          <w:rPr>
            <w:b/>
          </w:rPr>
          <w:t xml:space="preserve">collective movement </w:t>
        </w:r>
      </w:ins>
      <w:r>
        <w:rPr>
          <w:b/>
        </w:rPr>
        <w:t>and distance on the rate of straying</w:t>
      </w:r>
      <w:r>
        <w:t xml:space="preserve"> We have so far assumed that the proportion of strays leaving and entering a population is constant, however there is mounting evidence that at least in some species (including </w:t>
      </w:r>
      <w:del w:id="187" w:author="Peter Westley" w:date="2017-05-30T06:17:00Z">
        <w:r w:rsidDel="002259C8">
          <w:delText>straying</w:delText>
        </w:r>
      </w:del>
      <w:ins w:id="188" w:author="Peter Westley" w:date="2017-05-30T06:17:00Z">
        <w:r w:rsidR="002259C8">
          <w:t>salmon</w:t>
        </w:r>
      </w:ins>
      <w:r>
        <w:t xml:space="preserve">) the straying rate is density dependent with a signature of collective </w:t>
      </w:r>
      <w:proofErr w:type="gramStart"/>
      <w:r>
        <w:t>navigation .</w:t>
      </w:r>
      <w:proofErr w:type="gramEnd"/>
      <w:r>
        <w:t xml:space="preserve"> Specifically, the rate at which individuals stray has been linked directly to a collective decision-making phenomenon, where greater numbers of individuals tend to decrease the rate at which individuals err, reducing the overall proportion of a population that strays. According to </w:t>
      </w:r>
      <w:proofErr w:type="spellStart"/>
      <w:r>
        <w:t>Berdahl</w:t>
      </w:r>
      <w:proofErr w:type="spellEnd"/>
      <w:r>
        <w:t xml:space="preserve"> et al</w:t>
      </w:r>
      <w:proofErr w:type="gramStart"/>
      <w:r>
        <w:t>. ,</w:t>
      </w:r>
      <w:proofErr w:type="gramEnd"/>
      <w:r>
        <w:t xml:space="preserve"> given the probability that an individual strays is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the proportion of the local population </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oMath>
      <w:r>
        <w:t xml:space="preserve"> that strays is</w:t>
      </w:r>
    </w:p>
    <w:p w14:paraId="59DBEB32" w14:textId="77777777" w:rsidR="00A64E19" w:rsidRDefault="008E2445">
      <w:pPr>
        <w:pStyle w:val="BodyText"/>
      </w:pPr>
      <m:oMathPara>
        <m:oMathParaPr>
          <m:jc m:val="center"/>
        </m:oMathParaP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num>
                <m:den>
                  <m:r>
                    <w:rPr>
                      <w:rFonts w:ascii="Cambria Math" w:hAnsi="Cambria Math"/>
                    </w:rPr>
                    <m:t>C+</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(t)</m:t>
                  </m:r>
                </m:den>
              </m:f>
            </m:e>
          </m:d>
          <m:r>
            <w:rPr>
              <w:rFonts w:ascii="Cambria Math" w:hAnsi="Cambria Math"/>
            </w:rPr>
            <m:t>,</m:t>
          </m:r>
        </m:oMath>
      </m:oMathPara>
    </w:p>
    <w:p w14:paraId="64DAD173" w14:textId="77777777" w:rsidR="00A64E19" w:rsidRDefault="008E2445">
      <w:pPr>
        <w:pStyle w:val="FirstParagraph"/>
      </w:pPr>
      <w:proofErr w:type="gramStart"/>
      <w:r>
        <w:t>where</w:t>
      </w:r>
      <w:proofErr w:type="gramEnd"/>
      <w:r>
        <w:t xml:space="preserve"> </w:t>
      </w:r>
      <m:oMath>
        <m:r>
          <w:rPr>
            <w:rFonts w:ascii="Cambria Math" w:hAnsi="Cambria Math"/>
          </w:rPr>
          <m:t>C</m:t>
        </m:r>
      </m:oMath>
      <w:r>
        <w:t xml:space="preserve"> is a half-saturation constant. We note that at the </w:t>
      </w:r>
      <w:proofErr w:type="gramStart"/>
      <w:r>
        <w:t xml:space="preserve">limit </w:t>
      </w:r>
      <w:proofErr w:type="gramEnd"/>
      <m:oMath>
        <m:r>
          <w:rPr>
            <w:rFonts w:ascii="Cambria Math" w:hAnsi="Cambria Math"/>
          </w:rPr>
          <m:t>C→∞</m:t>
        </m:r>
      </m:oMath>
      <w:r>
        <w:t xml:space="preserve">, the density dependent straying rate becomes constant such that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this corresponds to the original formulation where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t>. A similar observation shows that when the population density is very high</w:t>
      </w:r>
      <w:proofErr w:type="gramStart"/>
      <w:r>
        <w:t xml:space="preserve">, </w:t>
      </w:r>
      <w:proofErr w:type="gramEnd"/>
      <m:oMath>
        <m:r>
          <w:rPr>
            <w:rFonts w:ascii="Cambria Math" w:hAnsi="Cambria Math"/>
          </w:rPr>
          <m:t>m(t)→0</m:t>
        </m:r>
      </m:oMath>
      <w:r>
        <w:t xml:space="preserve">, and when it is small, individuals operate without regard to collective behavior, meaning </w:t>
      </w:r>
      <m:oMath>
        <m:r>
          <w:rPr>
            <w:rFonts w:ascii="Cambria Math" w:hAnsi="Cambria Math"/>
          </w:rPr>
          <m:t>m(t)→</m:t>
        </m:r>
        <m:sSub>
          <m:sSubPr>
            <m:ctrlPr>
              <w:rPr>
                <w:rFonts w:ascii="Cambria Math" w:hAnsi="Cambria Math"/>
              </w:rPr>
            </m:ctrlPr>
          </m:sSubPr>
          <m:e>
            <m:r>
              <w:rPr>
                <w:rFonts w:ascii="Cambria Math" w:hAnsi="Cambria Math"/>
              </w:rPr>
              <m:t>m</m:t>
            </m:r>
          </m:e>
          <m:sub>
            <m:r>
              <w:rPr>
                <w:rFonts w:ascii="Cambria Math" w:hAnsi="Cambria Math"/>
              </w:rPr>
              <m:t>0</m:t>
            </m:r>
          </m:sub>
        </m:sSub>
      </m:oMath>
      <w:r>
        <w:t>. Thus, for realistic population densities</w:t>
      </w:r>
      <w:proofErr w:type="gramStart"/>
      <w:r>
        <w:t xml:space="preserve">, </w:t>
      </w:r>
      <w:proofErr w:type="gramEnd"/>
      <m:oMath>
        <m:r>
          <w:rPr>
            <w:rFonts w:ascii="Cambria Math" w:hAnsi="Cambria Math"/>
          </w:rPr>
          <m:t>m(t)&lt;</m:t>
        </m:r>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39A22562" w14:textId="60AC1099" w:rsidR="00A64E19" w:rsidRDefault="008E2445">
      <w:pPr>
        <w:pStyle w:val="BodyText"/>
      </w:pPr>
      <w:r>
        <w:t xml:space="preserve">The straying rate is largely influenced by the </w:t>
      </w:r>
      <w:ins w:id="189" w:author="Peter Westley" w:date="2017-05-30T06:16:00Z">
        <w:r w:rsidR="002259C8">
          <w:t xml:space="preserve">spatial </w:t>
        </w:r>
      </w:ins>
      <w:r>
        <w:t xml:space="preserve">distance between the donor and recipient population. The greater the distance between two populations, the lower the expected rate of </w:t>
      </w:r>
      <w:proofErr w:type="gramStart"/>
      <w:r>
        <w:t>straying .</w:t>
      </w:r>
      <w:proofErr w:type="gramEnd"/>
      <w:r>
        <w:t xml:space="preserve"> We account for this interdependence in our model by assuming that </w:t>
      </w:r>
      <m:oMath>
        <m:r>
          <w:rPr>
            <w:rFonts w:ascii="Cambria Math" w:hAnsi="Cambria Math"/>
          </w:rPr>
          <m:t>m</m:t>
        </m:r>
      </m:oMath>
      <w:r>
        <w:t xml:space="preserve"> (if the stray rate is constant) or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(if the stray rate is density dependent) is a function of the difference between optimal trait values between sites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oMath>
      <w:r>
        <w:t xml:space="preserve">, which can be assumed to be large if the remote site </w:t>
      </w:r>
      <m:oMath>
        <m:r>
          <w:rPr>
            <w:rFonts w:ascii="Cambria Math" w:hAnsi="Cambria Math"/>
          </w:rPr>
          <m:t>j</m:t>
        </m:r>
      </m:oMath>
      <w:r>
        <w:t xml:space="preserve"> is a great distance away from the local site </w:t>
      </w:r>
      <m:oMath>
        <m:r>
          <w:rPr>
            <w:rFonts w:ascii="Cambria Math" w:hAnsi="Cambria Math"/>
          </w:rPr>
          <m:t>i</m:t>
        </m:r>
      </m:oMath>
      <w:r>
        <w:t xml:space="preserve">. If sites </w:t>
      </w:r>
      <m:oMath>
        <m:r>
          <w:rPr>
            <w:rFonts w:ascii="Cambria Math" w:hAnsi="Cambria Math"/>
          </w:rPr>
          <m:t>i</m:t>
        </m:r>
      </m:oMath>
      <w:r>
        <w:t xml:space="preserve"> and </w:t>
      </w:r>
      <m:oMath>
        <m:r>
          <w:rPr>
            <w:rFonts w:ascii="Cambria Math" w:hAnsi="Cambria Math"/>
          </w:rPr>
          <m:t>j</m:t>
        </m:r>
      </m:oMath>
      <w:r>
        <w:t xml:space="preserve"> are very close, the stray rate is maximized at $m</w:t>
      </w:r>
      <w:proofErr w:type="gramStart"/>
      <w:r>
        <w:t>_{</w:t>
      </w:r>
      <w:proofErr w:type="gramEnd"/>
      <w:r>
        <w:t>\rm max} = 0.5$, assuming both sites are equally attractive to the respective populations. Thus, we can integrate these two variables by setting $m</w:t>
      </w:r>
      <w:proofErr w:type="gramStart"/>
      <w:r>
        <w:t>,m</w:t>
      </w:r>
      <w:proofErr w:type="gramEnd"/>
      <w:r>
        <w:t>_0 = (1/m_{\</w:t>
      </w:r>
      <w:proofErr w:type="spellStart"/>
      <w:r>
        <w:t>rm</w:t>
      </w:r>
      <w:proofErr w:type="spellEnd"/>
      <w:r>
        <w:t xml:space="preserve"> max} + \epsilon (\</w:t>
      </w:r>
      <w:proofErr w:type="spellStart"/>
      <w:r>
        <w:t>theta_i</w:t>
      </w:r>
      <w:proofErr w:type="spellEnd"/>
      <w:r>
        <w:t>-\</w:t>
      </w:r>
      <w:proofErr w:type="spellStart"/>
      <w:r>
        <w:t>theta_j</w:t>
      </w:r>
      <w:proofErr w:type="spellEnd"/>
      <w:r>
        <w:t xml:space="preserve">))^{-1}$, where </w:t>
      </w:r>
      <m:oMath>
        <m:r>
          <w:rPr>
            <w:rFonts w:ascii="Cambria Math" w:hAnsi="Cambria Math"/>
          </w:rPr>
          <m:t>ϵ</m:t>
        </m:r>
      </m:oMath>
      <w:r>
        <w:t xml:space="preserve"> sets the sensitivity of a declining </w:t>
      </w:r>
      <m:oMath>
        <m:r>
          <w:rPr>
            <w:rFonts w:ascii="Cambria Math" w:hAnsi="Cambria Math"/>
          </w:rPr>
          <m:t>m</m:t>
        </m:r>
      </m:oMath>
      <w:r>
        <w:t xml:space="preserve"> to increasing distance (greater values of </w:t>
      </w:r>
      <m:oMath>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oMath>
      <w:r>
        <w:t>).</w:t>
      </w:r>
    </w:p>
    <w:p w14:paraId="1C80FD11" w14:textId="77777777" w:rsidR="00A64E19" w:rsidRDefault="008E2445">
      <w:pPr>
        <w:pStyle w:val="Heading1"/>
      </w:pPr>
      <w:bookmarkStart w:id="190" w:name="results"/>
      <w:bookmarkEnd w:id="190"/>
      <w:r>
        <w:lastRenderedPageBreak/>
        <w:t>Results</w:t>
      </w:r>
    </w:p>
    <w:p w14:paraId="1B792E33" w14:textId="77777777" w:rsidR="00A64E19" w:rsidRDefault="008E2445">
      <w:pPr>
        <w:pStyle w:val="FigurewithCaption"/>
      </w:pPr>
      <w:r>
        <w:rPr>
          <w:noProof/>
        </w:rPr>
        <w:drawing>
          <wp:inline distT="0" distB="0" distL="0" distR="0" wp14:anchorId="57B37909" wp14:editId="1B374149">
            <wp:extent cx="3810000" cy="2540000"/>
            <wp:effectExtent l="0" t="0" r="0" b="0"/>
            <wp:docPr id="3" name="Picture" descr=" (a) Median portfolio effect as a function of a constant stray rate m (solid line) and density dependent stray rate (point pairs) given heritability is h^2 &lt; 0.5 and \Delta\theta=5.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b) Median portfolio effects for habitats with increasing heterogeneity as measured by the difference in regional trait optima \Delta \theta for both constant and density dependent stray rates as shown in (a).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thetaPEmvm.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12EE16C6" w14:textId="77777777" w:rsidR="00A64E19" w:rsidRDefault="008E2445">
      <w:pPr>
        <w:pStyle w:val="ImageCaption"/>
      </w:pPr>
      <w:r>
        <w:t xml:space="preserve"> (a) Median portfolio effect as a function of a constant stray rate </w:t>
      </w:r>
      <m:oMath>
        <m:r>
          <w:rPr>
            <w:rFonts w:ascii="Cambria Math" w:hAnsi="Cambria Math"/>
          </w:rPr>
          <m:t>m</m:t>
        </m:r>
      </m:oMath>
      <w:r>
        <w:t xml:space="preserve"> (solid line) and density dependent stray rate (point pairs) given heritability is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&lt;0.5</m:t>
        </m:r>
      </m:oMath>
      <w:r>
        <w:t xml:space="preserve"> </w:t>
      </w:r>
      <w:proofErr w:type="gramStart"/>
      <w:r>
        <w:t xml:space="preserve">and </w:t>
      </w:r>
      <w:proofErr w:type="gramEnd"/>
      <m:oMath>
        <m:r>
          <w:rPr>
            <w:rFonts w:ascii="Cambria Math" w:hAnsi="Cambria Math"/>
          </w:rPr>
          <m:t>Δθ=5</m:t>
        </m:r>
      </m:oMath>
      <w:r>
        <w:t xml:space="preserve">. Point pairs connected by a horizontal line represent the PE as a function of </w:t>
      </w:r>
      <w:del w:id="191" w:author="Jonathan Moore" w:date="2017-05-29T12:50:00Z">
        <w:r w:rsidDel="00624CE8">
          <w:delText xml:space="preserve">density </w:delText>
        </w:r>
      </w:del>
      <w:ins w:id="192" w:author="Jonathan Moore" w:date="2017-05-29T12:50:00Z">
        <w:r w:rsidR="00624CE8">
          <w:t>density-</w:t>
        </w:r>
      </w:ins>
      <w:r>
        <w:t xml:space="preserve">dependent straying rates, evaluated for both low- and high-density populations at equilibrium. The lower straying rate of a pair is for the larger population; the higher straying rate is for the smaller population. (b) Median portfolio effects for habitats with increasing heterogeneity as measured by the difference in regional trait optima </w:t>
      </w:r>
      <m:oMath>
        <m:r>
          <w:rPr>
            <w:rFonts w:ascii="Cambria Math" w:hAnsi="Cambria Math"/>
          </w:rPr>
          <m:t>Δθ</m:t>
        </m:r>
      </m:oMath>
      <w:r>
        <w:t xml:space="preserve"> for both constant and density dependent stray rates as shown in (a). FB marks the fold bifurcation. </w:t>
      </w:r>
    </w:p>
    <w:p w14:paraId="52EC5EE7" w14:textId="01FB3AF8" w:rsidR="00A64E19" w:rsidRDefault="008E2445">
      <w:pPr>
        <w:pStyle w:val="BodyText"/>
      </w:pPr>
      <w:r>
        <w:rPr>
          <w:b/>
        </w:rPr>
        <w:t>(a) Nonlinear effects of straying on the portfolio effect and recovery time</w:t>
      </w:r>
      <w:r>
        <w:br/>
      </w:r>
      <w:del w:id="193" w:author="Peter Westley" w:date="2017-05-30T06:18:00Z">
        <w:r w:rsidDel="002259C8">
          <w:delText>Regardless of density dependence,</w:delText>
        </w:r>
      </w:del>
      <w:ins w:id="194" w:author="Peter Westley" w:date="2017-05-30T06:18:00Z">
        <w:r w:rsidR="002259C8">
          <w:t>Taken as a whole</w:t>
        </w:r>
      </w:ins>
      <w:r>
        <w:t xml:space="preserve"> straying </w:t>
      </w:r>
      <w:ins w:id="195" w:author="Peter Westley" w:date="2017-05-30T06:18:00Z">
        <w:r w:rsidR="002259C8">
          <w:t xml:space="preserve">(both density </w:t>
        </w:r>
        <w:proofErr w:type="spellStart"/>
        <w:r w:rsidR="002259C8">
          <w:t>indepednet</w:t>
        </w:r>
        <w:proofErr w:type="spellEnd"/>
        <w:r w:rsidR="002259C8">
          <w:t xml:space="preserve"> and dependent) </w:t>
        </w:r>
      </w:ins>
      <w:r>
        <w:t>lowers steady state densities for both populations by (</w:t>
      </w:r>
      <w:proofErr w:type="spellStart"/>
      <w:r>
        <w:rPr>
          <w:i/>
        </w:rPr>
        <w:t>i</w:t>
      </w:r>
      <w:proofErr w:type="spellEnd"/>
      <w:r>
        <w:t>) the donor population losing locally-adapted individuals to the recipient population and (</w:t>
      </w:r>
      <w:r>
        <w:rPr>
          <w:i/>
        </w:rPr>
        <w:t>ii</w:t>
      </w:r>
      <w:r>
        <w:t>) the introduction of maladapted individuals to the recipient population from the donor population (Fig. [</w:t>
      </w:r>
      <w:proofErr w:type="spellStart"/>
      <w:proofErr w:type="gramStart"/>
      <w:r>
        <w:t>fig:</w:t>
      </w:r>
      <w:proofErr w:type="gramEnd"/>
      <w:r>
        <w:t>traj</w:t>
      </w:r>
      <w:proofErr w:type="spellEnd"/>
      <w:r>
        <w:t xml:space="preserve">]). This prediction is in accordance with observations from natural </w:t>
      </w:r>
      <w:commentRangeStart w:id="196"/>
      <w:r>
        <w:t>populations</w:t>
      </w:r>
      <w:commentRangeEnd w:id="196"/>
      <w:r w:rsidR="00555254">
        <w:rPr>
          <w:rStyle w:val="CommentReference"/>
        </w:rPr>
        <w:commentReference w:id="196"/>
      </w:r>
      <w:r>
        <w:t xml:space="preserve"> . The decline in steady state densities is not gradual: as straying increases, the system crosses a fold bifurcation whereby the single steady state for the </w:t>
      </w:r>
      <w:proofErr w:type="spellStart"/>
      <w:r>
        <w:t>metapopulation</w:t>
      </w:r>
      <w:proofErr w:type="spellEnd"/>
      <w:r>
        <w:t xml:space="preserve"> bifurcates into two alternative steady states: one at high </w:t>
      </w:r>
      <w:commentRangeStart w:id="197"/>
      <w:r>
        <w:t>biomass</w:t>
      </w:r>
      <w:commentRangeEnd w:id="197"/>
      <w:r w:rsidR="002259C8">
        <w:rPr>
          <w:rStyle w:val="CommentReference"/>
        </w:rPr>
        <w:commentReference w:id="197"/>
      </w:r>
      <w:r>
        <w:t xml:space="preserve">, and one at low biomass </w:t>
      </w:r>
      <w:commentRangeStart w:id="198"/>
      <w:r>
        <w:t>density</w:t>
      </w:r>
      <w:commentRangeEnd w:id="198"/>
      <w:r w:rsidR="002259C8">
        <w:rPr>
          <w:rStyle w:val="CommentReference"/>
        </w:rPr>
        <w:commentReference w:id="198"/>
      </w:r>
      <w:r>
        <w:t xml:space="preserve"> (figure [</w:t>
      </w:r>
      <w:proofErr w:type="spellStart"/>
      <w:r>
        <w:t>fig</w:t>
      </w:r>
      <w:proofErr w:type="gramStart"/>
      <w:r>
        <w:t>:traj</w:t>
      </w:r>
      <w:proofErr w:type="spellEnd"/>
      <w:proofErr w:type="gramEnd"/>
      <w:r>
        <w:t>]a, [</w:t>
      </w:r>
      <w:proofErr w:type="spellStart"/>
      <w:r>
        <w:t>fig:PE</w:t>
      </w:r>
      <w:proofErr w:type="spellEnd"/>
      <w:r>
        <w:t>]a). Mean trait values for both populations bifurcate similarly (figure [</w:t>
      </w:r>
      <w:proofErr w:type="spellStart"/>
      <w:r>
        <w:t>fig</w:t>
      </w:r>
      <w:proofErr w:type="gramStart"/>
      <w:r>
        <w:t>:traj</w:t>
      </w:r>
      <w:proofErr w:type="spellEnd"/>
      <w:proofErr w:type="gramEnd"/>
      <w:r>
        <w:t xml:space="preserve">]b), depending on which population attains a low- vs. high-density. Above the threshold straying rate defined by the fold bifurcation, there are two alternative eco-evolutionary states: the </w:t>
      </w:r>
      <w:r>
        <w:rPr>
          <w:i/>
        </w:rPr>
        <w:t>dominant state</w:t>
      </w:r>
      <w:r>
        <w:t xml:space="preserve"> population will have a higher a higher density and higher degree of local adaptation (lower trait offset from the local optimum), while the </w:t>
      </w:r>
      <w:r>
        <w:rPr>
          <w:i/>
        </w:rPr>
        <w:t>subordinate state</w:t>
      </w:r>
      <w:r>
        <w:t xml:space="preserve"> population will have lower density with maladapted trait values (higher trait offset from the local optimum). Whether a specific population goes to one state or the other in our model is random, which is due to a small amount of introduced variance in the initial conditions.</w:t>
      </w:r>
    </w:p>
    <w:p w14:paraId="5101ADDE" w14:textId="77777777" w:rsidR="00A64E19" w:rsidRDefault="008E2445">
      <w:pPr>
        <w:pStyle w:val="BodyText"/>
      </w:pPr>
      <w:r>
        <w:rPr>
          <w:noProof/>
        </w:rPr>
        <w:lastRenderedPageBreak/>
        <w:drawing>
          <wp:inline distT="0" distB="0" distL="0" distR="0" wp14:anchorId="31D06064" wp14:editId="220EB220">
            <wp:extent cx="3810000" cy="2540000"/>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lowh.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4877F158" w14:textId="77777777" w:rsidR="00A64E19" w:rsidRDefault="008E2445">
      <w:pPr>
        <w:pStyle w:val="BodyText"/>
      </w:pPr>
      <w:r>
        <w:t>Trait heritability has a large impact on the degree to which straying rate affects both the aggregate population steady state density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oMath>
      <w:r>
        <w:t>; figure [fig</w:t>
      </w:r>
      <w:proofErr w:type="gramStart"/>
      <w:r>
        <w:t>:PE</w:t>
      </w:r>
      <w:proofErr w:type="gramEnd"/>
      <w:r>
        <w:t xml:space="preserve">]a) as well as the difference between steady state densities (the distance between alternative stable states: </w:t>
      </w:r>
      <m:oMath>
        <m:r>
          <w:rPr>
            <w:rFonts w:ascii="Cambria Math" w:hAnsi="Cambria Math"/>
          </w:rPr>
          <m:t>ΔN=|</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m:t>
            </m:r>
          </m:sup>
        </m:sSubSup>
        <m:r>
          <w:rPr>
            <w:rFonts w:ascii="Cambria Math" w:hAnsi="Cambria Math"/>
          </w:rPr>
          <m:t>|</m:t>
        </m:r>
      </m:oMath>
      <w:r>
        <w:t xml:space="preserve">; figure [fig:PE]b). Greater trait heritability results in a faster decline in </w:t>
      </w:r>
      <m:oMath>
        <m:sSubSup>
          <m:sSubSupPr>
            <m:ctrlPr>
              <w:rPr>
                <w:rFonts w:ascii="Cambria Math" w:hAnsi="Cambria Math"/>
              </w:rPr>
            </m:ctrlPr>
          </m:sSubSupPr>
          <m:e>
            <m:r>
              <w:rPr>
                <w:rFonts w:ascii="Cambria Math" w:hAnsi="Cambria Math"/>
              </w:rPr>
              <m:t>N</m:t>
            </m:r>
          </m:e>
          <m:sub>
            <m:r>
              <w:rPr>
                <w:rFonts w:ascii="Cambria Math" w:hAnsi="Cambria Math"/>
              </w:rPr>
              <m:t>T</m:t>
            </m:r>
          </m:sub>
          <m:sup>
            <m:r>
              <w:rPr>
                <w:rFonts w:ascii="Cambria Math" w:hAnsi="Cambria Math"/>
              </w:rPr>
              <m:t>*</m:t>
            </m:r>
          </m:sup>
        </m:sSubSup>
      </m:oMath>
      <w:r>
        <w:t xml:space="preserve"> with increasing straying </w:t>
      </w:r>
      <w:proofErr w:type="gramStart"/>
      <w:r>
        <w:t xml:space="preserve">rates </w:t>
      </w:r>
      <w:proofErr w:type="gramEnd"/>
      <m:oMath>
        <m:r>
          <w:rPr>
            <w:rFonts w:ascii="Cambria Math" w:hAnsi="Cambria Math"/>
          </w:rPr>
          <m:t>m</m:t>
        </m:r>
      </m:oMath>
      <w:r>
        <w:t xml:space="preserve">, but leads to only moderate changes to </w:t>
      </w:r>
      <m:oMath>
        <m:r>
          <w:rPr>
            <w:rFonts w:ascii="Cambria Math" w:hAnsi="Cambria Math"/>
          </w:rPr>
          <m:t>ΔN</m:t>
        </m:r>
      </m:oMath>
      <w:r>
        <w:t xml:space="preserve">. Conversely, in the context of lower trait heritability, an increase in the straying rate has little impact on the total biomass density but contrastingly large effects </w:t>
      </w:r>
      <w:proofErr w:type="gramStart"/>
      <w:r>
        <w:t xml:space="preserve">on </w:t>
      </w:r>
      <w:proofErr w:type="gramEnd"/>
      <m:oMath>
        <m:r>
          <w:rPr>
            <w:rFonts w:ascii="Cambria Math" w:hAnsi="Cambria Math"/>
          </w:rPr>
          <m:t>ΔN</m:t>
        </m:r>
      </m:oMath>
      <w:r>
        <w:t xml:space="preserve">. </w:t>
      </w:r>
      <w:proofErr w:type="gramStart"/>
      <w:r>
        <w:t>The fold bifurcation (the black line in Figs.</w:t>
      </w:r>
      <w:proofErr w:type="gramEnd"/>
      <w:r>
        <w:t xml:space="preserve"> [fig:PE]a-c) occurs at lower values of the straying rate </w:t>
      </w:r>
      <m:oMath>
        <m:r>
          <w:rPr>
            <w:rFonts w:ascii="Cambria Math" w:hAnsi="Cambria Math"/>
          </w:rPr>
          <m:t>m</m:t>
        </m:r>
      </m:oMath>
      <w:r>
        <w:t xml:space="preserve"> with decreased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(Fig [fig:PE]a,b), indicating that weaker coupling between ecological and evolutionary dynamics in addition to higher rates of straying promotes the appearance of alternative stable states. Although trait heritability among salmonids is variable, most </w:t>
      </w:r>
      <w:ins w:id="199" w:author="Jonathan Moore" w:date="2017-05-29T13:01:00Z">
        <w:r w:rsidR="00EB047F">
          <w:t xml:space="preserve">estimates of </w:t>
        </w:r>
      </w:ins>
      <w:del w:id="200" w:author="Jonathan Moore" w:date="2017-05-29T13:00:00Z">
        <w:r w:rsidDel="00555254">
          <w:delText xml:space="preserve">life </w:delText>
        </w:r>
      </w:del>
      <w:ins w:id="201" w:author="Jonathan Moore" w:date="2017-05-29T13:00:00Z">
        <w:r w:rsidR="00555254">
          <w:t>life-</w:t>
        </w:r>
      </w:ins>
      <w:r>
        <w:t xml:space="preserve">history traits have </w:t>
      </w:r>
      <w:proofErr w:type="gramStart"/>
      <w:r>
        <w:t xml:space="preserve">an </w:t>
      </w:r>
      <m:oMath>
        <m:sSup>
          <m:sSupPr>
            <m:ctrlPr>
              <w:rPr>
                <w:rFonts w:ascii="Cambria Math" w:hAnsi="Cambria Math"/>
              </w:rPr>
            </m:ctrlPr>
          </m:sSupPr>
          <m:e>
            <w:proofErr w:type="gramEnd"/>
            <m:r>
              <w:rPr>
                <w:rFonts w:ascii="Cambria Math" w:hAnsi="Cambria Math"/>
              </w:rPr>
              <m:t>h</m:t>
            </m:r>
          </m:e>
          <m:sup>
            <m:r>
              <w:rPr>
                <w:rFonts w:ascii="Cambria Math" w:hAnsi="Cambria Math"/>
              </w:rPr>
              <m:t>2</m:t>
            </m:r>
          </m:sup>
        </m:sSup>
        <m:r>
          <w:rPr>
            <w:rFonts w:ascii="Cambria Math" w:hAnsi="Cambria Math"/>
          </w:rPr>
          <m:t>&lt;0.5</m:t>
        </m:r>
      </m:oMath>
      <w:r>
        <w:t xml:space="preserve"> , and we largely focus additional analyses on that range.</w:t>
      </w:r>
    </w:p>
    <w:p w14:paraId="3C7292B0" w14:textId="77777777" w:rsidR="00A64E19" w:rsidRDefault="008E2445">
      <w:pPr>
        <w:pStyle w:val="BodyText"/>
      </w:pPr>
      <w:r>
        <w:t xml:space="preserve">As the fold bifurcation is approached with </w:t>
      </w:r>
      <w:proofErr w:type="gramStart"/>
      <w:r>
        <w:t xml:space="preserve">increasing </w:t>
      </w:r>
      <w:proofErr w:type="gramEnd"/>
      <m:oMath>
        <m:r>
          <w:rPr>
            <w:rFonts w:ascii="Cambria Math" w:hAnsi="Cambria Math"/>
          </w:rPr>
          <m:t>m</m:t>
        </m:r>
      </m:oMath>
      <w:r>
        <w:t xml:space="preserve">, the portfolio effect increases sharply due to an amplification in variance within both donor and recipient populations ${\rm VAR}(N_{i,j})$. This variance increase is the product of a dynamical process known as </w:t>
      </w:r>
      <w:r>
        <w:rPr>
          <w:i/>
        </w:rPr>
        <w:t>critical slowing down</w:t>
      </w:r>
      <w:r>
        <w:t xml:space="preserve"> that occurs near fold bifurcations , a phenomenon that some have suggested may serve as an early warning indicator for approaching phase transitions . For larger values of </w:t>
      </w:r>
      <m:oMath>
        <m:r>
          <w:rPr>
            <w:rFonts w:ascii="Cambria Math" w:hAnsi="Cambria Math"/>
          </w:rPr>
          <m:t>m</m:t>
        </m:r>
      </m:oMath>
      <w:r>
        <w:t xml:space="preserve"> (to the right of the fold bifurcation in Fig [</w:t>
      </w:r>
      <w:proofErr w:type="spellStart"/>
      <w:r>
        <w:t>fig</w:t>
      </w:r>
      <w:proofErr w:type="gramStart"/>
      <w:r>
        <w:t>:PE</w:t>
      </w:r>
      <w:proofErr w:type="spellEnd"/>
      <w:proofErr w:type="gramEnd"/>
      <w:r>
        <w:t xml:space="preserve">]a-c), where alternative steady states occur, the portfolio effect declines steadily as the CV of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increases. The decline over </w:t>
      </w:r>
      <m:oMath>
        <m:r>
          <w:rPr>
            <w:rFonts w:ascii="Cambria Math" w:hAnsi="Cambria Math"/>
          </w:rPr>
          <m:t>m</m:t>
        </m:r>
      </m:oMath>
      <w:r>
        <w:t xml:space="preserve"> is more gradual if trait heritability is low, and steeper if trait heritability is high (figure [fig</w:t>
      </w:r>
      <w:proofErr w:type="gramStart"/>
      <w:r>
        <w:t>:PE</w:t>
      </w:r>
      <w:proofErr w:type="gramEnd"/>
      <w:r>
        <w:t>]c).</w:t>
      </w:r>
    </w:p>
    <w:p w14:paraId="12723BFD" w14:textId="77777777" w:rsidR="00A64E19" w:rsidRDefault="008E2445">
      <w:pPr>
        <w:pStyle w:val="BodyText"/>
      </w:pPr>
      <w:r>
        <w:t xml:space="preserve">If we assume that the rate of straying is density dependent, the probability that an individual strays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determines the rate of straying within the population, such that </w:t>
      </w:r>
      <m:oMath>
        <m:r>
          <w:rPr>
            <w:rFonts w:ascii="Cambria Math" w:hAnsi="Cambria Math"/>
          </w:rPr>
          <m:t>m(t)</m:t>
        </m:r>
      </m:oMath>
      <w:r>
        <w:t xml:space="preserve"> becomes lower as </w:t>
      </w:r>
      <m:oMath>
        <m:r>
          <w:rPr>
            <w:rFonts w:ascii="Cambria Math" w:hAnsi="Cambria Math"/>
          </w:rPr>
          <m:t>N(t)</m:t>
        </m:r>
      </m:oMath>
      <w:r>
        <w:t xml:space="preserve"> increases, likely due to the effects of collective decision-making  (Eq. [eq:ddm]). Density dependence alters the straying rate at steady state population densities </w:t>
      </w:r>
      <w:proofErr w:type="gramStart"/>
      <w:r>
        <w:t xml:space="preserve">because </w:t>
      </w:r>
      <w:proofErr w:type="gramEnd"/>
      <m:oMath>
        <m:r>
          <w:rPr>
            <w:rFonts w:ascii="Cambria Math" w:hAnsi="Cambria Math"/>
          </w:rPr>
          <m:t>0&lt;</m:t>
        </m:r>
        <m:sSup>
          <m:sSupPr>
            <m:ctrlPr>
              <w:rPr>
                <w:rFonts w:ascii="Cambria Math" w:hAnsi="Cambria Math"/>
              </w:rPr>
            </m:ctrlPr>
          </m:sSupPr>
          <m:e>
            <m:r>
              <w:rPr>
                <w:rFonts w:ascii="Cambria Math" w:hAnsi="Cambria Math"/>
              </w:rPr>
              <m:t>m</m:t>
            </m:r>
          </m:e>
          <m:sup>
            <m:r>
              <w:rPr>
                <w:rFonts w:ascii="Cambria Math" w:hAnsi="Cambria Math"/>
              </w:rPr>
              <m:t>*</m:t>
            </m:r>
          </m:sup>
        </m:sSup>
        <m:r>
          <w:rPr>
            <w:rFonts w:ascii="Cambria Math" w:hAnsi="Cambria Math"/>
          </w:rPr>
          <m:t>&lt;</m:t>
        </m:r>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this serves to rescale both the strength of the PE as well as the recovery time, but does not change the qualitative nature of our findings. In the alternative stable state regime, because each population exists at different steady state </w:t>
      </w:r>
      <w:r>
        <w:lastRenderedPageBreak/>
        <w:t xml:space="preserve">densities, there are likewise two alternative straying </w:t>
      </w:r>
      <w:proofErr w:type="gramStart"/>
      <w:r>
        <w:t xml:space="preserve">rates </w:t>
      </w:r>
      <w:proofErr w:type="gramEnd"/>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the higher straying rate is associated with the low-density population, and the lower straying rate is associated with the high-density population. We assessed </w:t>
      </w:r>
      <w:proofErr w:type="spellStart"/>
      <w:r>
        <w:t>metapopulation</w:t>
      </w:r>
      <w:proofErr w:type="spellEnd"/>
      <w:r>
        <w:t xml:space="preserve"> robustness across a range of </w:t>
      </w:r>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values by varying the probability that an individual </w:t>
      </w:r>
      <w:proofErr w:type="gramStart"/>
      <w:r>
        <w:t xml:space="preserve">strays </w:t>
      </w:r>
      <w:proofErr w:type="gramEnd"/>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which is positively and linearly related to </w:t>
      </w:r>
      <m:oMath>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m:t>
            </m:r>
          </m:sup>
        </m:sSubSup>
        <m:r>
          <w:rPr>
            <w:rFonts w:ascii="Cambria Math" w:hAnsi="Cambria Math"/>
          </w:rPr>
          <m:t>)</m:t>
        </m:r>
      </m:oMath>
      <w:r>
        <w:t xml:space="preserve">. We find that the portfolio effects generated in systems with density dependent straying are qualitatively similar to systems with constant </w:t>
      </w:r>
      <w:proofErr w:type="gramStart"/>
      <w:r>
        <w:t>straying,</w:t>
      </w:r>
      <w:proofErr w:type="gramEnd"/>
      <w:r>
        <w:t xml:space="preserve"> however there are some important quantitative differences. First, the PE associated with the high-density (</w:t>
      </w:r>
      <w:proofErr w:type="gramStart"/>
      <w:r>
        <w:t xml:space="preserve">low </w:t>
      </w:r>
      <w:proofErr w:type="gramEnd"/>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population is the same as that for a system with a constant </w:t>
      </w:r>
      <m:oMath>
        <m:r>
          <w:rPr>
            <w:rFonts w:ascii="Cambria Math" w:hAnsi="Cambria Math"/>
          </w:rPr>
          <m:t>m</m:t>
        </m:r>
      </m:oMath>
      <w:r>
        <w:t xml:space="preserve"> (figure [fig:thetaPE]a). As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increases, we observe an increase in the PE than for systems with </w:t>
      </w:r>
      <w:proofErr w:type="gramStart"/>
      <w:r>
        <w:t xml:space="preserve">constant </w:t>
      </w:r>
      <w:proofErr w:type="gramEnd"/>
      <m:oMath>
        <m:r>
          <w:rPr>
            <w:rFonts w:ascii="Cambria Math" w:hAnsi="Cambria Math"/>
          </w:rPr>
          <m:t>m</m:t>
        </m:r>
      </m:oMath>
      <w:r>
        <w:t>.</w:t>
      </w:r>
    </w:p>
    <w:p w14:paraId="4374086A" w14:textId="77777777" w:rsidR="00A64E19" w:rsidRDefault="008E2445">
      <w:pPr>
        <w:pStyle w:val="BodyText"/>
      </w:pPr>
      <w:r>
        <w:t>As the portfolio effect is highly sensitive to the rate of straying between populations, so is the time required for the system to recover to a steady state following a large disturbance. In general, we find that the average-CV portfolio effect is negatively correlated with recovery time (figure [</w:t>
      </w:r>
      <w:proofErr w:type="spellStart"/>
      <w:r>
        <w:t>fig</w:t>
      </w:r>
      <w:proofErr w:type="gramStart"/>
      <w:r>
        <w:t>:PE</w:t>
      </w:r>
      <w:proofErr w:type="spellEnd"/>
      <w:proofErr w:type="gramEnd"/>
      <w:r>
        <w:t xml:space="preserve">]d), indicating that, for our system, both measures are valuable indicators of </w:t>
      </w:r>
      <w:proofErr w:type="spellStart"/>
      <w:r>
        <w:t>metapopulation</w:t>
      </w:r>
      <w:proofErr w:type="spellEnd"/>
      <w:r>
        <w:t xml:space="preserve"> robustness. Because we can assess the time to recovery in response to the various disturbance types described above, this allows us to gain an in-depth perspective into the fragility of the </w:t>
      </w:r>
      <w:proofErr w:type="spellStart"/>
      <w:r>
        <w:t>metapopulation</w:t>
      </w:r>
      <w:proofErr w:type="spellEnd"/>
      <w:r>
        <w:t xml:space="preserve"> as a function of straying rate.</w:t>
      </w:r>
    </w:p>
    <w:p w14:paraId="5573AA7D" w14:textId="6C262CA3" w:rsidR="00A64E19" w:rsidRDefault="008E2445">
      <w:pPr>
        <w:pStyle w:val="BodyText"/>
      </w:pPr>
      <w:r>
        <w:t>Straying had non-linear impacts on the recovery time of populations. When the dominant state (well adapted and high density) is wiped out, high levels of straying allow it to recover quickly (figure [</w:t>
      </w:r>
      <w:proofErr w:type="spellStart"/>
      <w:r>
        <w:t>fig</w:t>
      </w:r>
      <w:proofErr w:type="gramStart"/>
      <w:r>
        <w:t>:relax</w:t>
      </w:r>
      <w:proofErr w:type="spellEnd"/>
      <w:proofErr w:type="gramEnd"/>
      <w:r>
        <w:t xml:space="preserve">]a) because the surviving population has a mean trait value skewed towards the optimum </w:t>
      </w:r>
      <w:del w:id="202" w:author="Peter Westley" w:date="2017-05-30T06:31:00Z">
        <w:r w:rsidDel="00EB4E78">
          <w:delText>of the recovering population</w:delText>
        </w:r>
      </w:del>
      <w:ins w:id="203" w:author="Peter Westley" w:date="2017-05-30T06:31:00Z">
        <w:r w:rsidR="00EB4E78">
          <w:t>for that environment</w:t>
        </w:r>
      </w:ins>
      <w:r>
        <w:t xml:space="preserve"> (figure [</w:t>
      </w:r>
      <w:proofErr w:type="spellStart"/>
      <w:r>
        <w:t>fig:relaxtraj_hdlh</w:t>
      </w:r>
      <w:proofErr w:type="spellEnd"/>
      <w:r>
        <w:t xml:space="preserve">]). Yet, as straying </w:t>
      </w:r>
      <w:commentRangeStart w:id="204"/>
      <w:del w:id="205" w:author="Jonathan Moore" w:date="2017-05-29T13:05:00Z">
        <w:r w:rsidDel="00EB047F">
          <w:delText>decreases</w:delText>
        </w:r>
      </w:del>
      <w:ins w:id="206" w:author="Jonathan Moore" w:date="2017-05-29T13:05:00Z">
        <w:r w:rsidR="00EB047F">
          <w:t>increases</w:t>
        </w:r>
        <w:commentRangeEnd w:id="204"/>
        <w:r w:rsidR="00EB047F">
          <w:rPr>
            <w:rStyle w:val="CommentReference"/>
          </w:rPr>
          <w:commentReference w:id="204"/>
        </w:r>
      </w:ins>
      <w:r>
        <w:t xml:space="preserve">, recovery time for the disturbed dominant state population increases, in part </w:t>
      </w:r>
      <w:commentRangeStart w:id="207"/>
      <w:r>
        <w:t xml:space="preserve">because </w:t>
      </w:r>
      <w:ins w:id="208" w:author="Peter Westley" w:date="2017-05-30T06:32:00Z">
        <w:r w:rsidR="00EB4E78">
          <w:t xml:space="preserve">immigrants from the subordinate population </w:t>
        </w:r>
      </w:ins>
      <w:del w:id="209" w:author="Peter Westley" w:date="2017-05-30T06:32:00Z">
        <w:r w:rsidDel="00EB4E78">
          <w:delText>there is enough time for</w:delText>
        </w:r>
      </w:del>
      <w:ins w:id="210" w:author="Peter Westley" w:date="2017-05-30T06:32:00Z">
        <w:r w:rsidR="00EB4E78">
          <w:t>pull</w:t>
        </w:r>
      </w:ins>
      <w:r>
        <w:t xml:space="preserve"> the trait distribution </w:t>
      </w:r>
      <w:ins w:id="211" w:author="Peter Westley" w:date="2017-05-30T06:33:00Z">
        <w:r w:rsidR="00EB4E78">
          <w:t>away from the local optima</w:t>
        </w:r>
      </w:ins>
      <w:del w:id="212" w:author="Peter Westley" w:date="2017-05-30T06:33:00Z">
        <w:r w:rsidDel="00EB4E78">
          <w:delText xml:space="preserve">to move back towards the trait optimum of the subordinate state </w:delText>
        </w:r>
        <w:commentRangeStart w:id="213"/>
        <w:r w:rsidDel="00EB4E78">
          <w:delText>population</w:delText>
        </w:r>
      </w:del>
      <w:commentRangeEnd w:id="207"/>
      <w:r w:rsidR="00EB047F">
        <w:rPr>
          <w:rStyle w:val="CommentReference"/>
        </w:rPr>
        <w:commentReference w:id="207"/>
      </w:r>
      <w:commentRangeEnd w:id="213"/>
      <w:r w:rsidR="00EB4E78">
        <w:rPr>
          <w:rStyle w:val="CommentReference"/>
        </w:rPr>
        <w:commentReference w:id="213"/>
      </w:r>
      <w:r>
        <w:t xml:space="preserve">. In contrast, when the subordinate state population (maladapted and low density) is wiped out, recovery rates are fastest at low to intermediate levels of </w:t>
      </w:r>
      <w:commentRangeStart w:id="214"/>
      <w:r>
        <w:t>straying</w:t>
      </w:r>
      <w:commentRangeEnd w:id="214"/>
      <w:r w:rsidR="00EB4E78">
        <w:rPr>
          <w:rStyle w:val="CommentReference"/>
        </w:rPr>
        <w:commentReference w:id="214"/>
      </w:r>
      <w:r>
        <w:t>. Because the mean trait values of both populations are skewed towards those of the dominant population, when the subordinate population collapses under high rates of straying, selection against the flood of maladapted individuals that stray into the recovering population extends the length of time required for it to return to its steady state (figure [</w:t>
      </w:r>
      <w:proofErr w:type="spellStart"/>
      <w:r>
        <w:t>fig:relaxtraj_ldlh</w:t>
      </w:r>
      <w:proofErr w:type="spellEnd"/>
      <w:r>
        <w:t xml:space="preserve">]). When both populations are both dramatically reduced, recovery time is generally fastest at lower levels of straying, while near the onset of the fold bifurcation, recovery time increases explosively and this is – as the name implies – characteristic of </w:t>
      </w:r>
      <w:r>
        <w:rPr>
          <w:i/>
        </w:rPr>
        <w:t>slowing</w:t>
      </w:r>
      <w:r>
        <w:t xml:space="preserve"> dynamics that occur near critical </w:t>
      </w:r>
      <w:proofErr w:type="gramStart"/>
      <w:r>
        <w:t>transitions .</w:t>
      </w:r>
      <w:proofErr w:type="gramEnd"/>
    </w:p>
    <w:p w14:paraId="51607166" w14:textId="77777777" w:rsidR="00A64E19" w:rsidRDefault="008E2445">
      <w:pPr>
        <w:pStyle w:val="BodyText"/>
      </w:pPr>
      <w:r>
        <w:t>Density-dependent straying alters these recovery times (</w:t>
      </w:r>
      <w:commentRangeStart w:id="215"/>
      <w:r>
        <w:t>figure [</w:t>
      </w:r>
      <w:proofErr w:type="spellStart"/>
      <w:r>
        <w:t>fig</w:t>
      </w:r>
      <w:proofErr w:type="gramStart"/>
      <w:r>
        <w:t>:relax</w:t>
      </w:r>
      <w:commentRangeEnd w:id="215"/>
      <w:proofErr w:type="spellEnd"/>
      <w:proofErr w:type="gramEnd"/>
      <w:r w:rsidR="00EB047F">
        <w:rPr>
          <w:rStyle w:val="CommentReference"/>
        </w:rPr>
        <w:commentReference w:id="215"/>
      </w:r>
      <w:r>
        <w:t xml:space="preserve">]b). First, in comparison with constant stray rates, density-dependent straying made recovery more rapid at elevated stray rates when both populations collapsed and when the subordinate population was extirpated. At low straying rates, near-collapse of both populations resulted in longer than expected recovery times, whereas in the alternative stable state regime (higher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the recovery times for different disturbance types were very similar to systems with a constant </w:t>
      </w:r>
      <m:oMath>
        <m:r>
          <w:rPr>
            <w:rFonts w:ascii="Cambria Math" w:hAnsi="Cambria Math"/>
          </w:rPr>
          <m:t>m</m:t>
        </m:r>
      </m:oMath>
      <w:r>
        <w:t xml:space="preserve"> (figure [</w:t>
      </w:r>
      <w:proofErr w:type="spellStart"/>
      <w:r>
        <w:t>fig:relax</w:t>
      </w:r>
      <w:proofErr w:type="spellEnd"/>
      <w:r>
        <w:t xml:space="preserve">]b; note difference in x-axis scales). As trait heritability increased, the </w:t>
      </w:r>
      <w:proofErr w:type="spellStart"/>
      <w:r>
        <w:t>metapopulation</w:t>
      </w:r>
      <w:proofErr w:type="spellEnd"/>
      <w:r>
        <w:t xml:space="preserve"> always recovered more quickly if the small </w:t>
      </w:r>
      <w:r>
        <w:lastRenderedPageBreak/>
        <w:t>population was lost (figure [</w:t>
      </w:r>
      <w:proofErr w:type="spellStart"/>
      <w:r>
        <w:t>fig</w:t>
      </w:r>
      <w:proofErr w:type="gramStart"/>
      <w:r>
        <w:t>:relax</w:t>
      </w:r>
      <w:proofErr w:type="gramEnd"/>
      <w:r>
        <w:t>_highh</w:t>
      </w:r>
      <w:proofErr w:type="spellEnd"/>
      <w:r>
        <w:t xml:space="preserve">]). The lower recovery time for systems with increased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mirrors an elevated PE with higher density dependent straying rates (figure [</w:t>
      </w:r>
      <w:proofErr w:type="spellStart"/>
      <w:r>
        <w:t>fig</w:t>
      </w:r>
      <w:proofErr w:type="gramStart"/>
      <w:r>
        <w:t>:PEtheta</w:t>
      </w:r>
      <w:proofErr w:type="spellEnd"/>
      <w:proofErr w:type="gramEnd"/>
      <w:r>
        <w:t>]). In tandem, analysis of both PE and recovery time suggests that although density-dependent straying does not appear to change the ‘dynamic landscape’ in our minimal model, it does appear to promote robustness, particularly when the aggregate biomass is low and straying is correspondingly high.</w:t>
      </w:r>
    </w:p>
    <w:p w14:paraId="7BEB36C9" w14:textId="77777777" w:rsidR="00A64E19" w:rsidRDefault="008E2445">
      <w:pPr>
        <w:pStyle w:val="FigurewithCaption"/>
      </w:pPr>
      <w:r>
        <w:rPr>
          <w:noProof/>
        </w:rPr>
        <w:drawing>
          <wp:inline distT="0" distB="0" distL="0" distR="0" wp14:anchorId="28D42847" wp14:editId="6E19FD8A">
            <wp:extent cx="3810000" cy="2540000"/>
            <wp:effectExtent l="0" t="0" r="0" b="0"/>
            <wp:docPr id="5" name="Picture"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wp:cNvGraphicFramePr/>
            <a:graphic xmlns:a="http://schemas.openxmlformats.org/drawingml/2006/main">
              <a:graphicData uri="http://schemas.openxmlformats.org/drawingml/2006/picture">
                <pic:pic xmlns:pic="http://schemas.openxmlformats.org/drawingml/2006/picture">
                  <pic:nvPicPr>
                    <pic:cNvPr id="0" name="Picture" descr="figs2/fig_traitdiff.pd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09A1A9F8" w14:textId="77777777" w:rsidR="00A64E19" w:rsidRDefault="008E2445">
      <w:pPr>
        <w:pStyle w:val="ImageCaption"/>
      </w:pPr>
      <w:r>
        <w:t xml:space="preserve"> Phenotypic diversity (</w:t>
      </w:r>
      <m:oMath>
        <m:r>
          <w:rPr>
            <w:rFonts w:ascii="Cambria Math" w:hAnsi="Cambria Math"/>
          </w:rPr>
          <m:t>Δ</m:t>
        </m:r>
        <m:sSup>
          <m:sSupPr>
            <m:ctrlPr>
              <w:rPr>
                <w:rFonts w:ascii="Cambria Math" w:hAnsi="Cambria Math"/>
              </w:rPr>
            </m:ctrlPr>
          </m:sSupPr>
          <m:e>
            <m:r>
              <w:rPr>
                <w:rFonts w:ascii="Cambria Math" w:hAnsi="Cambria Math"/>
              </w:rPr>
              <m:t>μ</m:t>
            </m:r>
          </m:e>
          <m:sup>
            <m:r>
              <w:rPr>
                <w:rFonts w:ascii="Cambria Math" w:hAnsi="Cambria Math"/>
              </w:rPr>
              <m:t>*</m:t>
            </m:r>
          </m:sup>
        </m:sSup>
      </m:oMath>
      <w:r>
        <w:t xml:space="preserve">) evaluated at the steady state as a function of straying rate </w:t>
      </w:r>
      <m:oMath>
        <m:r>
          <w:rPr>
            <w:rFonts w:ascii="Cambria Math" w:hAnsi="Cambria Math"/>
          </w:rPr>
          <m:t>m</m:t>
        </m:r>
      </m:oMath>
      <w:r>
        <w:t xml:space="preserve"> and trait </w:t>
      </w:r>
      <w:proofErr w:type="gramStart"/>
      <w:r>
        <w:t xml:space="preserve">heritability </w:t>
      </w:r>
      <w:proofErr w:type="gramEnd"/>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The descrete jump occurs as the system crosses the fold bifurcation; lower </w:t>
      </w:r>
      <w:proofErr w:type="spellStart"/>
      <w:r>
        <w:t>phenoytic</w:t>
      </w:r>
      <w:proofErr w:type="spellEnd"/>
      <w:r>
        <w:t xml:space="preserve"> diversity emerges with higher straying rates and in the alternative steady state regime. </w:t>
      </w:r>
    </w:p>
    <w:p w14:paraId="1A0246C5" w14:textId="77777777" w:rsidR="00A64E19" w:rsidRDefault="008E2445">
      <w:pPr>
        <w:pStyle w:val="BodyText"/>
      </w:pPr>
      <w:proofErr w:type="gramStart"/>
      <w:r>
        <w:t>Increased rates of straying lowers phenotypic diversity (</w:t>
      </w:r>
      <m:oMath>
        <m:r>
          <w:rPr>
            <w:rFonts w:ascii="Cambria Math" w:hAnsi="Cambria Math"/>
          </w:rPr>
          <m:t>Δ</m:t>
        </m:r>
        <m:sSup>
          <m:sSupPr>
            <m:ctrlPr>
              <w:rPr>
                <w:rFonts w:ascii="Cambria Math" w:hAnsi="Cambria Math"/>
              </w:rPr>
            </m:ctrlPr>
          </m:sSupPr>
          <m:e>
            <m:r>
              <w:rPr>
                <w:rFonts w:ascii="Cambria Math" w:hAnsi="Cambria Math"/>
              </w:rPr>
              <m:t>μ</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μ</m:t>
            </m:r>
          </m:e>
          <m:sub>
            <m:r>
              <w:rPr>
                <w:rFonts w:ascii="Cambria Math" w:hAnsi="Cambria Math"/>
              </w:rPr>
              <m:t>j</m:t>
            </m:r>
          </m:sub>
        </m:sSub>
        <m:r>
          <w:rPr>
            <w:rFonts w:ascii="Cambria Math" w:hAnsi="Cambria Math"/>
          </w:rPr>
          <m:t>(t)|</m:t>
        </m:r>
      </m:oMath>
      <w:r>
        <w:t xml:space="preserve">, evaluated at the steady state) because both local and remote populations are increasingly </w:t>
      </w:r>
      <w:commentRangeStart w:id="216"/>
      <w:r>
        <w:t>homogenized</w:t>
      </w:r>
      <w:commentRangeEnd w:id="216"/>
      <w:r w:rsidR="00EB4E78">
        <w:rPr>
          <w:rStyle w:val="CommentReference"/>
        </w:rPr>
        <w:commentReference w:id="216"/>
      </w:r>
      <w:r>
        <w:t>.</w:t>
      </w:r>
      <w:proofErr w:type="gramEnd"/>
      <w:r>
        <w:t xml:space="preserve"> The loss of phenotypic diversity with increased straying is greater if trait heritability is low because traits take longer to go back to their local optima than they do when heritability is large. Hence straying counters the effect of diversifying local adaptation. Less intuitively, we observe a discrete jump towards low phenotypic diversity as the fold bifurcation is crossed (figure [</w:t>
      </w:r>
      <w:proofErr w:type="spellStart"/>
      <w:r>
        <w:t>fig</w:t>
      </w:r>
      <w:proofErr w:type="gramStart"/>
      <w:r>
        <w:t>:traitdiff</w:t>
      </w:r>
      <w:proofErr w:type="spellEnd"/>
      <w:proofErr w:type="gramEnd"/>
      <w:r>
        <w:t>]). Although the development of alternative stable states elevates the portfolio effect due to the variance-dampening effects of the aggregate, entering this dynamic regime also results in a substantial decline in phenotypic diversity, which may have less predictable adverse effects on the population.</w:t>
      </w:r>
      <w:r>
        <w:br/>
      </w:r>
      <w:r>
        <w:rPr>
          <w:b/>
        </w:rPr>
        <w:t xml:space="preserve">(b) The influence of habitat heterogeneity on </w:t>
      </w:r>
      <w:proofErr w:type="spellStart"/>
      <w:r>
        <w:rPr>
          <w:b/>
        </w:rPr>
        <w:t>metapopulation</w:t>
      </w:r>
      <w:proofErr w:type="spellEnd"/>
      <w:r>
        <w:rPr>
          <w:b/>
        </w:rPr>
        <w:t xml:space="preserve"> robustness</w:t>
      </w:r>
      <w:r>
        <w:br/>
        <w:t>Increasing differences in optimal trait values between sites (</w:t>
      </w:r>
      <m:oMath>
        <m:r>
          <w:rPr>
            <w:rFonts w:ascii="Cambria Math" w:hAnsi="Cambria Math"/>
          </w:rPr>
          <m:t>Δθ=</m:t>
        </m:r>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e>
        </m:d>
      </m:oMath>
      <w:r>
        <w:t>) corresponds to greater regional differences in the conditions that favor alternative trait complexes, which we interpret here as greater habitat heterogeneity (</w:t>
      </w:r>
      <w:commentRangeStart w:id="217"/>
      <w:commentRangeStart w:id="218"/>
      <w:r>
        <w:t>REFS</w:t>
      </w:r>
      <w:commentRangeEnd w:id="217"/>
      <w:commentRangeEnd w:id="218"/>
      <w:r w:rsidR="00EB4E78">
        <w:rPr>
          <w:rStyle w:val="CommentReference"/>
        </w:rPr>
        <w:commentReference w:id="217"/>
      </w:r>
      <w:r w:rsidR="00EB047F">
        <w:rPr>
          <w:rStyle w:val="CommentReference"/>
        </w:rPr>
        <w:commentReference w:id="218"/>
      </w:r>
      <w:r>
        <w:t xml:space="preserve">). If both populations are isolated, natural selection will direct the mean trait values of both populations towards their respective optima, such that </w:t>
      </w:r>
      <m:oMath>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proofErr w:type="gramStart"/>
      <w:r>
        <w:t xml:space="preserve">as </w:t>
      </w:r>
      <w:proofErr w:type="gramEnd"/>
      <m:oMath>
        <m:r>
          <w:rPr>
            <w:rFonts w:ascii="Cambria Math" w:hAnsi="Cambria Math"/>
          </w:rPr>
          <m:t>t→∞</m:t>
        </m:r>
      </m:oMath>
      <w:r>
        <w:t xml:space="preserve">. With the onset of straying, we find that increasingly divergent trait optima generally lower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and exaggerate </w:t>
      </w:r>
      <m:oMath>
        <m:r>
          <w:rPr>
            <w:rFonts w:ascii="Cambria Math" w:hAnsi="Cambria Math"/>
          </w:rPr>
          <m:t>ΔN</m:t>
        </m:r>
      </m:oMath>
      <w:r>
        <w:t xml:space="preserve"> (figure [fig</w:t>
      </w:r>
      <w:proofErr w:type="gramStart"/>
      <w:r>
        <w:t>:thetadiffN</w:t>
      </w:r>
      <w:proofErr w:type="gramEnd"/>
      <w:r>
        <w:t xml:space="preserve">]), such that the biomass distribution becomes increasingly uneven. The impact of habitat heterogeneity on the portfolio effect and recovery time is more complex, </w:t>
      </w:r>
      <w:r>
        <w:lastRenderedPageBreak/>
        <w:t xml:space="preserve">serving to emphasize the nonlinear relationship between rates of straying and </w:t>
      </w:r>
      <w:proofErr w:type="spellStart"/>
      <w:r>
        <w:t>metapopulation</w:t>
      </w:r>
      <w:proofErr w:type="spellEnd"/>
      <w:r>
        <w:t xml:space="preserve"> robustness. As habitat heterogeneity increases, alternative stable states appear at lower straying rates – with the crossing of the fold bifurcation, accompanied by a peak in the PE – whereas the magnitude of increase in the PE also increases (figure [</w:t>
      </w:r>
      <w:proofErr w:type="spellStart"/>
      <w:r>
        <w:t>fig:thetaPE</w:t>
      </w:r>
      <w:proofErr w:type="spellEnd"/>
      <w:r>
        <w:t>]b), reducing recovery time (figure [</w:t>
      </w:r>
      <w:proofErr w:type="spellStart"/>
      <w:r>
        <w:t>fig:relaxtheta</w:t>
      </w:r>
      <w:proofErr w:type="spellEnd"/>
      <w:r>
        <w:t>]). For increased rates of straying, greater habitat heterogeneity erodes the PE (figure [</w:t>
      </w:r>
      <w:proofErr w:type="spellStart"/>
      <w:r>
        <w:t>fig</w:t>
      </w:r>
      <w:proofErr w:type="gramStart"/>
      <w:r>
        <w:t>:thetaPE</w:t>
      </w:r>
      <w:proofErr w:type="spellEnd"/>
      <w:proofErr w:type="gramEnd"/>
      <w:r>
        <w:t>]b) and increases the recovery time (figure [</w:t>
      </w:r>
      <w:proofErr w:type="spellStart"/>
      <w:r>
        <w:t>fig:relaxtheta</w:t>
      </w:r>
      <w:proofErr w:type="spellEnd"/>
      <w:r>
        <w:t xml:space="preserve">]). These results together suggest that habitat heterogeneity, as measured as the differences in trait optima between two </w:t>
      </w:r>
      <w:proofErr w:type="gramStart"/>
      <w:r>
        <w:t xml:space="preserve">habitats </w:t>
      </w:r>
      <w:proofErr w:type="gramEnd"/>
      <m:oMath>
        <m:r>
          <w:rPr>
            <w:rFonts w:ascii="Cambria Math" w:hAnsi="Cambria Math"/>
          </w:rPr>
          <m:t>Δθ</m:t>
        </m:r>
      </m:oMath>
      <w:r>
        <w:t>, promotes robustness when straying rates are low, and erodes robustness when straying rates are high.</w:t>
      </w:r>
      <w:r>
        <w:br/>
      </w:r>
      <w:r>
        <w:rPr>
          <w:b/>
        </w:rPr>
        <w:t xml:space="preserve">(c) Distance dependent </w:t>
      </w:r>
      <w:commentRangeStart w:id="219"/>
      <w:r>
        <w:rPr>
          <w:b/>
        </w:rPr>
        <w:t>straying</w:t>
      </w:r>
      <w:commentRangeEnd w:id="219"/>
      <w:r w:rsidR="006E7514">
        <w:rPr>
          <w:rStyle w:val="CommentReference"/>
        </w:rPr>
        <w:commentReference w:id="219"/>
      </w:r>
      <w:r>
        <w:rPr>
          <w:b/>
        </w:rPr>
        <w:t xml:space="preserve"> and habitat </w:t>
      </w:r>
      <w:commentRangeStart w:id="220"/>
      <w:r>
        <w:rPr>
          <w:b/>
        </w:rPr>
        <w:t>heterogeneity</w:t>
      </w:r>
      <w:commentRangeEnd w:id="220"/>
      <w:r w:rsidR="0069133C">
        <w:rPr>
          <w:rStyle w:val="CommentReference"/>
        </w:rPr>
        <w:commentReference w:id="220"/>
      </w:r>
      <w:r>
        <w:br/>
        <w:t xml:space="preserve">We have so far treated </w:t>
      </w:r>
      <m:oMath>
        <m:r>
          <w:rPr>
            <w:rFonts w:ascii="Cambria Math" w:hAnsi="Cambria Math"/>
          </w:rPr>
          <m:t>Δθ</m:t>
        </m:r>
      </m:oMath>
      <w:r>
        <w:t xml:space="preserve"> and </w:t>
      </w:r>
      <m:oMath>
        <m:r>
          <w:rPr>
            <w:rFonts w:ascii="Cambria Math" w:hAnsi="Cambria Math"/>
          </w:rPr>
          <m:t>m</m:t>
        </m:r>
      </m:oMath>
      <w:r>
        <w:t xml:space="preserve"> as independent parameters, however we may also assume that if environmental heterogeneity increases with distance between sites, the rate of straying may be expected to decline with habitat heterogeneity, given that individuals will stray less into distant habitats. Alternatively, individuals may be less likely to stray into very different habitats due to the </w:t>
      </w:r>
      <w:del w:id="221" w:author="Jonathan Moore" w:date="2017-05-29T13:13:00Z">
        <w:r w:rsidDel="006E7514">
          <w:delText xml:space="preserve">infleunce </w:delText>
        </w:r>
      </w:del>
      <w:ins w:id="222" w:author="Jonathan Moore" w:date="2017-05-29T13:13:00Z">
        <w:r w:rsidR="006E7514">
          <w:t xml:space="preserve">influence </w:t>
        </w:r>
      </w:ins>
      <w:r>
        <w:t>of environmental cues on individual decision-</w:t>
      </w:r>
      <w:commentRangeStart w:id="223"/>
      <w:r>
        <w:t>making</w:t>
      </w:r>
      <w:commentRangeEnd w:id="223"/>
      <w:r w:rsidR="005B4940">
        <w:rPr>
          <w:rStyle w:val="CommentReference"/>
        </w:rPr>
        <w:commentReference w:id="223"/>
      </w:r>
      <w:r>
        <w:t xml:space="preserve"> (</w:t>
      </w:r>
      <w:commentRangeStart w:id="224"/>
      <w:r>
        <w:t>REFS</w:t>
      </w:r>
      <w:commentRangeEnd w:id="224"/>
      <w:r w:rsidR="005B4940">
        <w:rPr>
          <w:rStyle w:val="CommentReference"/>
        </w:rPr>
        <w:commentReference w:id="224"/>
      </w:r>
      <w:r>
        <w:t xml:space="preserve">?). </w:t>
      </w:r>
      <w:commentRangeStart w:id="225"/>
      <w:r>
        <w:t xml:space="preserve">If we incorporate this interdependence of </w:t>
      </w:r>
      <m:oMath>
        <m:r>
          <w:rPr>
            <w:rFonts w:ascii="Cambria Math" w:hAnsi="Cambria Math"/>
          </w:rPr>
          <m:t>m</m:t>
        </m:r>
      </m:oMath>
      <w:r>
        <w:t xml:space="preserve"> </w:t>
      </w:r>
      <w:proofErr w:type="gramStart"/>
      <w:r>
        <w:t xml:space="preserve">and </w:t>
      </w:r>
      <w:proofErr w:type="gramEnd"/>
      <m:oMath>
        <m:r>
          <w:rPr>
            <w:rFonts w:ascii="Cambria Math" w:hAnsi="Cambria Math"/>
          </w:rPr>
          <m:t>Δθ</m:t>
        </m:r>
      </m:oMath>
      <w:r>
        <w:t>, low rates of straying correspond to mixing dissimilar (distant) populations, and high rates of straying correspond to mixing similar (nearby) populations.</w:t>
      </w:r>
      <w:commentRangeEnd w:id="225"/>
      <w:r w:rsidR="006E7514">
        <w:rPr>
          <w:rStyle w:val="CommentReference"/>
        </w:rPr>
        <w:commentReference w:id="225"/>
      </w:r>
    </w:p>
    <w:p w14:paraId="6461A577" w14:textId="77777777" w:rsidR="00A64E19" w:rsidRDefault="008E2445">
      <w:pPr>
        <w:pStyle w:val="BodyText"/>
      </w:pPr>
      <w:r>
        <w:t xml:space="preserve">We find that alternative stable states now appear for very low rates of straying </w:t>
      </w:r>
      <m:oMath>
        <m:r>
          <w:rPr>
            <w:rFonts w:ascii="Cambria Math" w:hAnsi="Cambria Math"/>
          </w:rPr>
          <m:t>0&lt;m≤0.43</m:t>
        </m:r>
      </m:oMath>
      <w:r>
        <w:t xml:space="preserve"> and correspondingly greater habitat heterogeneity </w:t>
      </w:r>
      <m:oMath>
        <m:r>
          <w:rPr>
            <w:rFonts w:ascii="Cambria Math" w:hAnsi="Cambria Math"/>
          </w:rPr>
          <m:t>Δθ</m:t>
        </m:r>
      </m:oMath>
      <w:r>
        <w:t xml:space="preserve"> (</w:t>
      </w:r>
      <w:proofErr w:type="gramStart"/>
      <w:r>
        <w:t xml:space="preserve">given </w:t>
      </w:r>
      <w:proofErr w:type="gramEnd"/>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As the straying rate increases, a single stable state emerges as the fold bifurcation is crossed. As straying continues to grow into the single steady state regime, the time required for recovery following extinction of either population declines (to the right of figure [</w:t>
      </w:r>
      <w:proofErr w:type="spellStart"/>
      <w:r>
        <w:t>fig</w:t>
      </w:r>
      <w:proofErr w:type="gramStart"/>
      <w:r>
        <w:t>:mtheta</w:t>
      </w:r>
      <w:proofErr w:type="spellEnd"/>
      <w:proofErr w:type="gramEnd"/>
      <w:r>
        <w:t>]) because populations are more similar to each other. However, as straying decreases the system crosses the fold bifurcation, entering the alternative steady state regime (to the left in figure [</w:t>
      </w:r>
      <w:proofErr w:type="spellStart"/>
      <w:r>
        <w:t>fig</w:t>
      </w:r>
      <w:proofErr w:type="gramStart"/>
      <w:r>
        <w:t>:mtheta</w:t>
      </w:r>
      <w:proofErr w:type="spellEnd"/>
      <w:proofErr w:type="gramEnd"/>
      <w:r>
        <w:t>]). At low rates of straying, there is a small amount of mixing between dissimilar (distant) populations. Here we find that if the subordinate population is wiped out, the time to recovery is minimized, whereas if the dominant population is wiped out, the time to recovery is maximized; near-collapse of both results in intermediate recovery times.</w:t>
      </w:r>
    </w:p>
    <w:p w14:paraId="1115C563" w14:textId="55E89BB6" w:rsidR="00A64E19" w:rsidRDefault="008E2445">
      <w:pPr>
        <w:pStyle w:val="BodyText"/>
      </w:pPr>
      <w:r>
        <w:t xml:space="preserve">When straying rates are low </w:t>
      </w:r>
      <w:ins w:id="226" w:author="pwestley" w:date="2017-05-30T09:18:00Z">
        <w:r w:rsidR="0069133C">
          <w:t xml:space="preserve">(&lt;ca. 0.10) </w:t>
        </w:r>
      </w:ins>
      <w:r>
        <w:t>and the difference in trait optima are correspondingly high</w:t>
      </w:r>
      <w:ins w:id="227" w:author="pwestley" w:date="2017-05-30T09:19:00Z">
        <w:r w:rsidR="0069133C">
          <w:t xml:space="preserve"> (theta </w:t>
        </w:r>
        <w:commentRangeStart w:id="228"/>
        <w:r w:rsidR="0069133C">
          <w:t>values</w:t>
        </w:r>
        <w:commentRangeEnd w:id="228"/>
        <w:r w:rsidR="0069133C">
          <w:rPr>
            <w:rStyle w:val="CommentReference"/>
          </w:rPr>
          <w:commentReference w:id="228"/>
        </w:r>
        <w:r w:rsidR="0069133C">
          <w:t>?)</w:t>
        </w:r>
      </w:ins>
      <w:r>
        <w:t xml:space="preserve">, we might assume that extinction of the dominant population would result in relatively faster recovery. This would be a logical assumption because the mean trait value of the subordinate population would be skewed towards that of the dominant (larger) population, such that recruitment at the disturbed site should be high and the population should recovery more quickly. Our results show, however, that </w:t>
      </w:r>
      <w:r>
        <w:rPr>
          <w:i/>
        </w:rPr>
        <w:t>this assumption is wrong:</w:t>
      </w:r>
      <w:r>
        <w:t xml:space="preserve"> although the mean trait value of the subordinate population </w:t>
      </w:r>
      <w:r>
        <w:rPr>
          <w:i/>
        </w:rPr>
        <w:t>is</w:t>
      </w:r>
      <w:r>
        <w:t xml:space="preserve"> skewed towards the optimum of the dominant population, when the latter is wiped out and the rate of straying is low, there is enough time and isolation for the subordinate trait mean to shift towards its own optimum, and away from that of the recovering dominant population (figure [</w:t>
      </w:r>
      <w:proofErr w:type="spellStart"/>
      <w:r>
        <w:t>fig</w:t>
      </w:r>
      <w:proofErr w:type="gramStart"/>
      <w:r>
        <w:t>:inertia</w:t>
      </w:r>
      <w:proofErr w:type="spellEnd"/>
      <w:proofErr w:type="gramEnd"/>
      <w:r>
        <w:t xml:space="preserve">]). This </w:t>
      </w:r>
      <w:r>
        <w:rPr>
          <w:i/>
        </w:rPr>
        <w:t>selective inertia</w:t>
      </w:r>
      <w:r>
        <w:t xml:space="preserve"> occurs until the dominant population grows large enough that the evolving subordinate phenotype is overwhelmed by incoming strays, shifting it back to its pre-disturbance (subordinate) state. This effect can lead to much </w:t>
      </w:r>
      <w:r>
        <w:lastRenderedPageBreak/>
        <w:t xml:space="preserve">longer recovery times for the dominant population. Importantly, if the rate of straying is below a threshold value, it can also result in a state-switch, wherein increased isolation permits the subordinate population to </w:t>
      </w:r>
      <w:r>
        <w:rPr>
          <w:i/>
        </w:rPr>
        <w:t>escape</w:t>
      </w:r>
      <w:r>
        <w:t xml:space="preserve"> the selective pull of the dominant population, leading to a switching in which population is in the dominant/subordinate state. This threshold value </w:t>
      </w:r>
      <w:proofErr w:type="gramStart"/>
      <w:r>
        <w:t xml:space="preserve">of </w:t>
      </w:r>
      <w:proofErr w:type="gramEnd"/>
      <m:oMath>
        <m:r>
          <w:rPr>
            <w:rFonts w:ascii="Cambria Math" w:hAnsi="Cambria Math"/>
          </w:rPr>
          <m:t>m</m:t>
        </m:r>
      </m:oMath>
      <w:r>
        <w:t>, below which this behavior occurs, is marked by the asterisk in figure [fig:mtheta], and holds for both constant and density dependent straying (figure [fig:mthetamvm]).</w:t>
      </w:r>
    </w:p>
    <w:p w14:paraId="0B4223CF" w14:textId="77777777" w:rsidR="00A64E19" w:rsidRDefault="008E2445">
      <w:pPr>
        <w:pStyle w:val="FigurewithCaption"/>
      </w:pPr>
      <w:r>
        <w:rPr>
          <w:noProof/>
        </w:rPr>
        <w:drawing>
          <wp:inline distT="0" distB="0" distL="0" distR="0" wp14:anchorId="7620777D" wp14:editId="5694E707">
            <wp:extent cx="3810000" cy="2540000"/>
            <wp:effectExtent l="0" t="0" r="0" b="0"/>
            <wp:docPr id="6" name="Picture" descr=" Distance dependent recovery times for three disturbance types. When straying is distance dependent, m increases as \Delta\theta decreases. The * marks the value of (m,\Delta\theta) below which there is a switch in subordinate/dominant states following extinction of the dominant population. FB marks the fold bifurcation. "/>
            <wp:cNvGraphicFramePr/>
            <a:graphic xmlns:a="http://schemas.openxmlformats.org/drawingml/2006/main">
              <a:graphicData uri="http://schemas.openxmlformats.org/drawingml/2006/picture">
                <pic:pic xmlns:pic="http://schemas.openxmlformats.org/drawingml/2006/picture">
                  <pic:nvPicPr>
                    <pic:cNvPr id="0" name="Picture" descr="figs2/fig_mtheta_rt.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03648290" w14:textId="77777777" w:rsidR="00A64E19" w:rsidRDefault="008E2445">
      <w:pPr>
        <w:pStyle w:val="ImageCaption"/>
      </w:pPr>
      <w:r>
        <w:t xml:space="preserve"> </w:t>
      </w:r>
      <w:commentRangeStart w:id="229"/>
      <w:r>
        <w:t xml:space="preserve">Distance dependent recovery times for three disturbance types. When straying is distance dependent, </w:t>
      </w:r>
      <m:oMath>
        <m:r>
          <w:rPr>
            <w:rFonts w:ascii="Cambria Math" w:hAnsi="Cambria Math"/>
          </w:rPr>
          <m:t>m</m:t>
        </m:r>
      </m:oMath>
      <w:r>
        <w:t xml:space="preserve"> increases as </w:t>
      </w:r>
      <m:oMath>
        <m:r>
          <w:rPr>
            <w:rFonts w:ascii="Cambria Math" w:hAnsi="Cambria Math"/>
          </w:rPr>
          <m:t>Δθ</m:t>
        </m:r>
      </m:oMath>
      <w:r>
        <w:t xml:space="preserve"> decreases. </w:t>
      </w:r>
      <w:proofErr w:type="gramStart"/>
      <w:r>
        <w:t>The ‘</w:t>
      </w:r>
      <m:oMath>
        <m:r>
          <w:rPr>
            <w:rFonts w:ascii="Cambria Math" w:hAnsi="Cambria Math"/>
          </w:rPr>
          <m:t>*</m:t>
        </m:r>
      </m:oMath>
      <w:r>
        <w:t xml:space="preserve">’ marks the value of </w:t>
      </w:r>
      <m:oMath>
        <m:r>
          <w:rPr>
            <w:rFonts w:ascii="Cambria Math" w:hAnsi="Cambria Math"/>
          </w:rPr>
          <m:t>(m,Δθ)</m:t>
        </m:r>
      </m:oMath>
      <w:r>
        <w:t xml:space="preserve"> below which there is a switch in subordinate/dominant states following extinction of the dominant population.</w:t>
      </w:r>
      <w:proofErr w:type="gramEnd"/>
      <w:r>
        <w:t xml:space="preserve"> FB marks the fold </w:t>
      </w:r>
      <w:commentRangeStart w:id="230"/>
      <w:r>
        <w:t>bifurcation</w:t>
      </w:r>
      <w:commentRangeEnd w:id="230"/>
      <w:r w:rsidR="005B4940">
        <w:rPr>
          <w:rStyle w:val="CommentReference"/>
          <w:i w:val="0"/>
        </w:rPr>
        <w:commentReference w:id="230"/>
      </w:r>
      <w:r>
        <w:t xml:space="preserve">. </w:t>
      </w:r>
      <w:commentRangeEnd w:id="229"/>
      <w:r w:rsidR="006E7514">
        <w:rPr>
          <w:rStyle w:val="CommentReference"/>
          <w:i w:val="0"/>
        </w:rPr>
        <w:commentReference w:id="229"/>
      </w:r>
    </w:p>
    <w:p w14:paraId="41F170EE" w14:textId="77777777" w:rsidR="00A64E19" w:rsidRDefault="008E2445">
      <w:pPr>
        <w:pStyle w:val="Heading1"/>
      </w:pPr>
      <w:bookmarkStart w:id="231" w:name="discussion"/>
      <w:bookmarkEnd w:id="231"/>
      <w:commentRangeStart w:id="232"/>
      <w:r>
        <w:t>Discussion</w:t>
      </w:r>
      <w:commentRangeEnd w:id="232"/>
      <w:r w:rsidR="003C04A4">
        <w:rPr>
          <w:rStyle w:val="CommentReference"/>
          <w:rFonts w:asciiTheme="minorHAnsi" w:eastAsiaTheme="minorHAnsi" w:hAnsiTheme="minorHAnsi" w:cstheme="minorBidi"/>
          <w:b w:val="0"/>
          <w:bCs w:val="0"/>
          <w:color w:val="auto"/>
        </w:rPr>
        <w:commentReference w:id="232"/>
      </w:r>
    </w:p>
    <w:p w14:paraId="66863127" w14:textId="3709E9CC" w:rsidR="00A64E19" w:rsidRDefault="008E2445">
      <w:pPr>
        <w:pStyle w:val="FirstParagraph"/>
      </w:pPr>
      <w:r>
        <w:t xml:space="preserve">We have shown that </w:t>
      </w:r>
      <w:ins w:id="233" w:author="pwestley" w:date="2017-05-30T09:20:00Z">
        <w:r w:rsidR="0069133C">
          <w:t xml:space="preserve">density-dependent </w:t>
        </w:r>
      </w:ins>
      <w:r>
        <w:t xml:space="preserve">straying </w:t>
      </w:r>
      <w:ins w:id="234" w:author="pwestley" w:date="2017-05-30T09:20:00Z">
        <w:r w:rsidR="0069133C">
          <w:t>between populations consistent with collective navigation</w:t>
        </w:r>
      </w:ins>
      <w:del w:id="235" w:author="pwestley" w:date="2017-05-30T09:20:00Z">
        <w:r w:rsidDel="0069133C">
          <w:delText>between populations</w:delText>
        </w:r>
      </w:del>
      <w:r>
        <w:t xml:space="preserve">, coupled with localized selection against donor phenotypes, has a large and nonlinear impact on dynamic properties directly impacting the </w:t>
      </w:r>
      <w:del w:id="236" w:author="Jonathan Moore" w:date="2017-05-29T13:20:00Z">
        <w:r w:rsidDel="006E7514">
          <w:delText xml:space="preserve">resistance </w:delText>
        </w:r>
      </w:del>
      <w:ins w:id="237" w:author="Jonathan Moore" w:date="2017-05-29T13:20:00Z">
        <w:r w:rsidR="006E7514">
          <w:t xml:space="preserve">robustness </w:t>
        </w:r>
      </w:ins>
      <w:r>
        <w:t xml:space="preserve">of </w:t>
      </w:r>
      <w:del w:id="238" w:author="Jonathan Moore" w:date="2017-05-29T13:20:00Z">
        <w:r w:rsidDel="006E7514">
          <w:delText xml:space="preserve">the </w:delText>
        </w:r>
      </w:del>
      <w:proofErr w:type="spellStart"/>
      <w:r>
        <w:t>metapopulation</w:t>
      </w:r>
      <w:ins w:id="239" w:author="Jonathan Moore" w:date="2017-05-29T13:20:00Z">
        <w:r w:rsidR="006E7514">
          <w:t>s</w:t>
        </w:r>
      </w:ins>
      <w:proofErr w:type="spellEnd"/>
      <w:r>
        <w:t xml:space="preserve"> against external disturbances</w:t>
      </w:r>
      <w:ins w:id="240" w:author="pwestley" w:date="2017-05-30T09:21:00Z">
        <w:r w:rsidR="0069133C">
          <w:t>.</w:t>
        </w:r>
      </w:ins>
      <w:del w:id="241" w:author="Jonathan Moore" w:date="2017-05-29T13:21:00Z">
        <w:r w:rsidDel="006E7514">
          <w:delText xml:space="preserve">, and by extension </w:delText>
        </w:r>
      </w:del>
      <w:del w:id="242" w:author="pwestley" w:date="2017-05-30T09:21:00Z">
        <w:r w:rsidDel="0069133C">
          <w:delText>persistence</w:delText>
        </w:r>
      </w:del>
      <w:ins w:id="243" w:author="Jonathan Moore" w:date="2017-05-29T13:21:00Z">
        <w:del w:id="244" w:author="pwestley" w:date="2017-05-30T09:21:00Z">
          <w:r w:rsidR="00327E8F" w:rsidDel="0069133C">
            <w:delText xml:space="preserve"> as quantified by</w:delText>
          </w:r>
        </w:del>
      </w:ins>
      <w:del w:id="245" w:author="pwestley" w:date="2017-05-30T09:21:00Z">
        <w:r w:rsidDel="0069133C">
          <w:delText xml:space="preserve">. </w:delText>
        </w:r>
      </w:del>
      <w:del w:id="246" w:author="Jonathan Moore" w:date="2017-05-29T13:21:00Z">
        <w:r w:rsidDel="00327E8F">
          <w:delText>Although there are various ways to measure resistance , which we generally refer to as ‘robustness’, we employ two measures</w:delText>
        </w:r>
      </w:del>
      <w:r>
        <w:t xml:space="preserve">: </w:t>
      </w:r>
      <w:ins w:id="247" w:author="pwestley" w:date="2017-05-30T09:21:00Z">
        <w:r w:rsidR="0069133C">
          <w:t xml:space="preserve">Specifically, we observed robustness in terms of: </w:t>
        </w:r>
      </w:ins>
      <w:r>
        <w:t xml:space="preserve">1) the average-CV portfolio effect , a statistical metric commonly used to assess the buffering capacity of </w:t>
      </w:r>
      <w:proofErr w:type="spellStart"/>
      <w:r>
        <w:t>metapopulations</w:t>
      </w:r>
      <w:proofErr w:type="spellEnd"/>
      <w:r>
        <w:t xml:space="preserve">, and 2) the recovery time, defined here as the time required for the aggregate </w:t>
      </w:r>
      <w:proofErr w:type="spellStart"/>
      <w:r>
        <w:t>metapopulation</w:t>
      </w:r>
      <w:proofErr w:type="spellEnd"/>
      <w:r>
        <w:t xml:space="preserve"> biomass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to return to its steady state following an induced disturbance, which is mechanistically linked to persistence . In our minimal </w:t>
      </w:r>
      <w:ins w:id="248" w:author="pwestley" w:date="2017-05-30T09:22:00Z">
        <w:r w:rsidR="00A104D0">
          <w:t xml:space="preserve">eco-evolutionary </w:t>
        </w:r>
      </w:ins>
      <w:r>
        <w:t xml:space="preserve">model of </w:t>
      </w:r>
      <w:ins w:id="249" w:author="pwestley" w:date="2017-05-30T09:23:00Z">
        <w:r w:rsidR="00A104D0">
          <w:t xml:space="preserve">collective </w:t>
        </w:r>
      </w:ins>
      <w:r>
        <w:t xml:space="preserve">dispersal and natural selection between two populations, we show that these </w:t>
      </w:r>
      <w:commentRangeStart w:id="250"/>
      <w:r>
        <w:t>phenomenological</w:t>
      </w:r>
      <w:commentRangeEnd w:id="250"/>
      <w:r w:rsidR="00A104D0">
        <w:rPr>
          <w:rStyle w:val="CommentReference"/>
        </w:rPr>
        <w:commentReference w:id="250"/>
      </w:r>
      <w:r>
        <w:t xml:space="preserve"> and mechanistic descriptors of </w:t>
      </w:r>
      <w:proofErr w:type="spellStart"/>
      <w:r>
        <w:t>metapopulation</w:t>
      </w:r>
      <w:proofErr w:type="spellEnd"/>
      <w:r>
        <w:t xml:space="preserve"> </w:t>
      </w:r>
      <w:ins w:id="251" w:author="pwestley" w:date="2017-05-30T09:22:00Z">
        <w:r w:rsidR="00A104D0">
          <w:t xml:space="preserve">dynamics and </w:t>
        </w:r>
      </w:ins>
      <w:r>
        <w:t>robustness are tightly coupled (figure [</w:t>
      </w:r>
      <w:proofErr w:type="spellStart"/>
      <w:r>
        <w:t>fig</w:t>
      </w:r>
      <w:proofErr w:type="gramStart"/>
      <w:r>
        <w:t>:PE</w:t>
      </w:r>
      <w:proofErr w:type="spellEnd"/>
      <w:proofErr w:type="gramEnd"/>
      <w:r>
        <w:t>]d).</w:t>
      </w:r>
      <w:ins w:id="252" w:author="pwestley" w:date="2017-05-30T09:23:00Z">
        <w:r w:rsidR="00A104D0">
          <w:t xml:space="preserve"> Taken as a whole, we interpret our results to suggest an important role </w:t>
        </w:r>
      </w:ins>
      <w:ins w:id="253" w:author="pwestley" w:date="2017-05-30T09:24:00Z">
        <w:r w:rsidR="00A104D0">
          <w:t>of</w:t>
        </w:r>
      </w:ins>
      <w:ins w:id="254" w:author="pwestley" w:date="2017-05-30T09:23:00Z">
        <w:r w:rsidR="00A104D0">
          <w:t xml:space="preserve"> density-dependent </w:t>
        </w:r>
      </w:ins>
      <w:ins w:id="255" w:author="pwestley" w:date="2017-05-30T09:24:00Z">
        <w:r w:rsidR="00A104D0">
          <w:t xml:space="preserve">straying in the colonization and </w:t>
        </w:r>
        <w:r w:rsidR="00A104D0">
          <w:lastRenderedPageBreak/>
          <w:t xml:space="preserve">recovery dynamics in </w:t>
        </w:r>
      </w:ins>
      <w:ins w:id="256" w:author="pwestley" w:date="2017-05-30T09:25:00Z">
        <w:r w:rsidR="00A104D0">
          <w:t>shifting river mosaics, while also underscoring the risk of straying by individuals with maladaptive traits to reduce the productivity</w:t>
        </w:r>
      </w:ins>
      <w:ins w:id="257" w:author="pwestley" w:date="2017-05-30T09:26:00Z">
        <w:r w:rsidR="00A104D0">
          <w:t xml:space="preserve"> of locally adapted stock complexes.  </w:t>
        </w:r>
      </w:ins>
    </w:p>
    <w:p w14:paraId="45188514" w14:textId="77777777" w:rsidR="00A64E19" w:rsidRDefault="008E2445">
      <w:pPr>
        <w:pStyle w:val="BodyText"/>
      </w:pPr>
      <w:commentRangeStart w:id="258"/>
      <w:r>
        <w:t>[</w:t>
      </w:r>
      <w:commentRangeStart w:id="259"/>
      <w:r>
        <w:t>This</w:t>
      </w:r>
      <w:commentRangeEnd w:id="259"/>
      <w:r w:rsidR="00327E8F">
        <w:rPr>
          <w:rStyle w:val="CommentReference"/>
        </w:rPr>
        <w:commentReference w:id="259"/>
      </w:r>
      <w:r>
        <w:t xml:space="preserve"> paragraph is interesting to me but could be cut] Although the portfolio effect is negatively correlated with recovery time, there is one exception: the point of transition from a single steady state to alternative steady states, which occurs at the fold bifurcation (REF). At this point, the portfolio effect is maximized, but so is the recovery time (figures [</w:t>
      </w:r>
      <w:proofErr w:type="spellStart"/>
      <w:r>
        <w:t>fig</w:t>
      </w:r>
      <w:proofErr w:type="gramStart"/>
      <w:r>
        <w:t>:PE</w:t>
      </w:r>
      <w:proofErr w:type="spellEnd"/>
      <w:proofErr w:type="gramEnd"/>
      <w:r>
        <w:t>], [</w:t>
      </w:r>
      <w:proofErr w:type="spellStart"/>
      <w:r>
        <w:t>fig:relax</w:t>
      </w:r>
      <w:proofErr w:type="spellEnd"/>
      <w:r>
        <w:t xml:space="preserve">]). This suggests that while the sharply increasing variance of the individual populations is dampened by aggregation, a large disturbance will have a much greater adverse effect due to exponentially longer recovery times. Whether the change in variance, also known as critical slowing down, as the alternative steady state regime is approached could be used as an early warning signal of an oncoming phase transition is a hotly debated topic (REFS). The detectability of such changes in dynamical behavior among salmonids appears to be idiosyncratic across species, though the difficulty in measuring critical slowing down may - ironically - be masked by large portfolio </w:t>
      </w:r>
      <w:proofErr w:type="gramStart"/>
      <w:r>
        <w:t>effects .</w:t>
      </w:r>
      <w:commentRangeEnd w:id="258"/>
      <w:proofErr w:type="gramEnd"/>
      <w:r w:rsidR="00A104D0">
        <w:rPr>
          <w:rStyle w:val="CommentReference"/>
        </w:rPr>
        <w:commentReference w:id="258"/>
      </w:r>
    </w:p>
    <w:p w14:paraId="58B616EC" w14:textId="7DBC5242" w:rsidR="00A64E19" w:rsidRDefault="008E2445">
      <w:pPr>
        <w:pStyle w:val="BodyText"/>
      </w:pPr>
      <w:del w:id="260" w:author="Jonathan Moore" w:date="2017-05-29T13:30:00Z">
        <w:r w:rsidDel="00327E8F">
          <w:delText>Immigration of individuals with trait values far from the local optimum generally lowers the combined steady</w:delText>
        </w:r>
      </w:del>
      <w:del w:id="261" w:author="Jonathan Moore" w:date="2017-05-29T13:23:00Z">
        <w:r w:rsidDel="00327E8F">
          <w:delText xml:space="preserve"> </w:delText>
        </w:r>
      </w:del>
      <w:del w:id="262" w:author="Jonathan Moore" w:date="2017-05-29T13:30:00Z">
        <w:r w:rsidDel="00327E8F">
          <w:delText xml:space="preserve">state biomass </w:delText>
        </w:r>
        <m:oMath>
          <m:sSub>
            <m:sSubPr>
              <m:ctrlPr>
                <w:rPr>
                  <w:rFonts w:ascii="Cambria Math" w:hAnsi="Cambria Math"/>
                </w:rPr>
              </m:ctrlPr>
            </m:sSubPr>
            <m:e>
              <m:r>
                <w:rPr>
                  <w:rFonts w:ascii="Cambria Math" w:hAnsi="Cambria Math"/>
                </w:rPr>
                <m:t>N</m:t>
              </m:r>
            </m:e>
            <m:sub>
              <m:r>
                <w:rPr>
                  <w:rFonts w:ascii="Cambria Math" w:hAnsi="Cambria Math"/>
                </w:rPr>
                <m:t>T</m:t>
              </m:r>
            </m:sub>
          </m:sSub>
        </m:oMath>
        <w:r w:rsidDel="00327E8F">
          <w:delText xml:space="preserve"> and increases the likelihood that </w:delText>
        </w:r>
      </w:del>
      <w:ins w:id="263" w:author="pwestley" w:date="2017-05-30T09:28:00Z">
        <w:r w:rsidR="00A104D0">
          <w:t xml:space="preserve">A salient finding from our results was that </w:t>
        </w:r>
      </w:ins>
      <w:ins w:id="264" w:author="Jonathan Moore" w:date="2017-05-29T13:30:00Z">
        <w:del w:id="265" w:author="pwestley" w:date="2017-05-30T09:28:00Z">
          <w:r w:rsidR="00327E8F" w:rsidDel="00A104D0">
            <w:delText>S</w:delText>
          </w:r>
        </w:del>
      </w:ins>
      <w:ins w:id="266" w:author="pwestley" w:date="2017-05-30T09:28:00Z">
        <w:r w:rsidR="00A104D0">
          <w:t>s</w:t>
        </w:r>
      </w:ins>
      <w:ins w:id="267" w:author="Jonathan Moore" w:date="2017-05-29T13:30:00Z">
        <w:r w:rsidR="00327E8F">
          <w:t xml:space="preserve">traying can </w:t>
        </w:r>
      </w:ins>
      <w:del w:id="268" w:author="Jonathan Moore" w:date="2017-05-29T13:30:00Z">
        <w:r w:rsidDel="00327E8F">
          <w:delText>the system gives way</w:delText>
        </w:r>
      </w:del>
      <w:ins w:id="269" w:author="Jonathan Moore" w:date="2017-05-29T13:30:00Z">
        <w:r w:rsidR="00327E8F">
          <w:t xml:space="preserve">push </w:t>
        </w:r>
        <w:del w:id="270" w:author="pwestley" w:date="2017-05-30T09:28:00Z">
          <w:r w:rsidR="00327E8F" w:rsidDel="00A104D0">
            <w:delText xml:space="preserve">the </w:delText>
          </w:r>
        </w:del>
        <w:proofErr w:type="spellStart"/>
        <w:r w:rsidR="00327E8F">
          <w:t>metapopulation</w:t>
        </w:r>
      </w:ins>
      <w:ins w:id="271" w:author="pwestley" w:date="2017-05-30T09:28:00Z">
        <w:r w:rsidR="00A104D0">
          <w:t>s</w:t>
        </w:r>
      </w:ins>
      <w:proofErr w:type="spellEnd"/>
      <w:ins w:id="272" w:author="Jonathan Moore" w:date="2017-05-29T13:30:00Z">
        <w:r w:rsidR="00327E8F">
          <w:t xml:space="preserve"> into</w:t>
        </w:r>
      </w:ins>
      <w:del w:id="273" w:author="Jonathan Moore" w:date="2017-05-29T13:30:00Z">
        <w:r w:rsidDel="00327E8F">
          <w:delText xml:space="preserve"> to</w:delText>
        </w:r>
      </w:del>
      <w:r>
        <w:t xml:space="preserve"> alternative steady states, </w:t>
      </w:r>
      <w:del w:id="274" w:author="pwestley" w:date="2017-05-30T09:28:00Z">
        <w:r w:rsidDel="00A104D0">
          <w:delText xml:space="preserve">pushing </w:delText>
        </w:r>
      </w:del>
      <w:ins w:id="275" w:author="pwestley" w:date="2017-05-30T09:28:00Z">
        <w:r w:rsidR="00A104D0">
          <w:t xml:space="preserve">where </w:t>
        </w:r>
      </w:ins>
      <w:r>
        <w:t xml:space="preserve">one of the populations </w:t>
      </w:r>
      <w:ins w:id="276" w:author="pwestley" w:date="2017-05-30T09:29:00Z">
        <w:r w:rsidR="00A104D0">
          <w:t xml:space="preserve">tends towards </w:t>
        </w:r>
      </w:ins>
      <w:del w:id="277" w:author="pwestley" w:date="2017-05-30T09:29:00Z">
        <w:r w:rsidDel="00A104D0">
          <w:delText xml:space="preserve">to </w:delText>
        </w:r>
      </w:del>
      <w:r>
        <w:t xml:space="preserve">a </w:t>
      </w:r>
      <w:del w:id="278" w:author="Jonathan Moore" w:date="2017-05-29T13:23:00Z">
        <w:r w:rsidDel="00327E8F">
          <w:delText xml:space="preserve">high </w:delText>
        </w:r>
      </w:del>
      <w:ins w:id="279" w:author="Jonathan Moore" w:date="2017-05-29T13:23:00Z">
        <w:r w:rsidR="00327E8F">
          <w:t>high-</w:t>
        </w:r>
      </w:ins>
      <w:r>
        <w:t xml:space="preserve">density population (the </w:t>
      </w:r>
      <w:r>
        <w:rPr>
          <w:i/>
        </w:rPr>
        <w:t>dominant state</w:t>
      </w:r>
      <w:ins w:id="280" w:author="pwestley" w:date="2017-05-30T09:29:00Z">
        <w:r w:rsidR="00A104D0">
          <w:rPr>
            <w:i/>
          </w:rPr>
          <w:t>; straying source?</w:t>
        </w:r>
      </w:ins>
      <w:r>
        <w:t>), and one to a low</w:t>
      </w:r>
      <w:ins w:id="281" w:author="Jonathan Moore" w:date="2017-05-29T13:23:00Z">
        <w:r w:rsidR="00327E8F">
          <w:t>-</w:t>
        </w:r>
      </w:ins>
      <w:del w:id="282" w:author="Jonathan Moore" w:date="2017-05-29T13:23:00Z">
        <w:r w:rsidDel="00327E8F">
          <w:delText xml:space="preserve"> </w:delText>
        </w:r>
      </w:del>
      <w:r>
        <w:t xml:space="preserve">density population (the </w:t>
      </w:r>
      <w:r>
        <w:rPr>
          <w:i/>
        </w:rPr>
        <w:t>subordinate population</w:t>
      </w:r>
      <w:ins w:id="283" w:author="pwestley" w:date="2017-05-30T09:29:00Z">
        <w:r w:rsidR="00A104D0">
          <w:rPr>
            <w:i/>
          </w:rPr>
          <w:t>; straying sink?</w:t>
        </w:r>
      </w:ins>
      <w:r>
        <w:t xml:space="preserve">). </w:t>
      </w:r>
      <w:ins w:id="284" w:author="Jonathan Moore" w:date="2017-05-29T13:29:00Z">
        <w:r w:rsidR="00327E8F">
          <w:t xml:space="preserve">This asymmetry in population densities also leads an asymmetry in the mean trait values, skewed towards the local optimum of the dominant population. </w:t>
        </w:r>
      </w:ins>
      <w:r>
        <w:t>The formation of alternative stable states in our system is a</w:t>
      </w:r>
      <w:ins w:id="285" w:author="Jonathan Moore" w:date="2017-05-29T13:23:00Z">
        <w:r w:rsidR="00327E8F">
          <w:t>n</w:t>
        </w:r>
      </w:ins>
      <w:r>
        <w:t xml:space="preserve"> </w:t>
      </w:r>
      <w:del w:id="286" w:author="Jonathan Moore" w:date="2017-05-29T13:23:00Z">
        <w:r w:rsidDel="00327E8F">
          <w:delText xml:space="preserve">relatively common </w:delText>
        </w:r>
      </w:del>
      <w:r>
        <w:t>example of spatial pattern formation, which only occurs above a threshold straying rate</w:t>
      </w:r>
      <w:ins w:id="287" w:author="pwestley" w:date="2017-05-30T09:30:00Z">
        <w:r w:rsidR="00A104D0">
          <w:t xml:space="preserve"> of approximately X% in our model</w:t>
        </w:r>
      </w:ins>
      <w:r>
        <w:t xml:space="preserve">. Pattern formation can occur as a consequence of myriad ecological processes, including habitat selection (REFS), aggregation (REFS), local environmental conditions (REFS), and/or interspecific interactions such as competition </w:t>
      </w:r>
      <w:ins w:id="288" w:author="pwestley" w:date="2017-05-30T09:31:00Z">
        <w:r w:rsidR="00A104D0">
          <w:t xml:space="preserve">or </w:t>
        </w:r>
        <w:proofErr w:type="gramStart"/>
        <w:r w:rsidR="00A104D0">
          <w:t>predation</w:t>
        </w:r>
      </w:ins>
      <w:r>
        <w:t>(</w:t>
      </w:r>
      <w:proofErr w:type="gramEnd"/>
      <w:r>
        <w:t>REFS)</w:t>
      </w:r>
      <w:ins w:id="289" w:author="pwestley" w:date="2017-05-30T09:33:00Z">
        <w:r w:rsidR="00F85CDC">
          <w:t xml:space="preserve">, and is inexorably linked to </w:t>
        </w:r>
        <w:commentRangeStart w:id="290"/>
        <w:r w:rsidR="00F85CDC">
          <w:t>scale</w:t>
        </w:r>
        <w:commentRangeEnd w:id="290"/>
        <w:r w:rsidR="00F85CDC">
          <w:rPr>
            <w:rStyle w:val="CommentReference"/>
          </w:rPr>
          <w:commentReference w:id="290"/>
        </w:r>
      </w:ins>
      <w:ins w:id="291" w:author="pwestley" w:date="2017-05-30T09:34:00Z">
        <w:r w:rsidR="00F85CDC">
          <w:t xml:space="preserve"> (Reviewed by Levin 1992)</w:t>
        </w:r>
      </w:ins>
      <w:r>
        <w:t xml:space="preserve">. </w:t>
      </w:r>
      <w:ins w:id="292" w:author="pwestley" w:date="2017-05-30T09:35:00Z">
        <w:r w:rsidR="00F85CDC">
          <w:t xml:space="preserve">Additionally, pattern formation </w:t>
        </w:r>
      </w:ins>
      <w:del w:id="293" w:author="pwestley" w:date="2017-05-30T09:35:00Z">
        <w:r w:rsidDel="00F85CDC">
          <w:delText xml:space="preserve">It </w:delText>
        </w:r>
      </w:del>
      <w:r>
        <w:t xml:space="preserve">is also well known to occur with the onset of spatially or diffusion-induced instabilities (Turing instabilities, </w:t>
      </w:r>
      <w:commentRangeStart w:id="294"/>
      <w:r>
        <w:t>REFS</w:t>
      </w:r>
      <w:commentRangeEnd w:id="294"/>
      <w:r w:rsidR="00F85CDC">
        <w:rPr>
          <w:rStyle w:val="CommentReference"/>
        </w:rPr>
        <w:commentReference w:id="294"/>
      </w:r>
      <w:r>
        <w:t xml:space="preserve">). Here, we describe an </w:t>
      </w:r>
      <w:del w:id="295" w:author="pwestley" w:date="2017-05-30T09:35:00Z">
        <w:r w:rsidDel="00F85CDC">
          <w:delText xml:space="preserve">alternative </w:delText>
        </w:r>
      </w:del>
      <w:ins w:id="296" w:author="pwestley" w:date="2017-05-30T09:35:00Z">
        <w:r w:rsidR="00F85CDC">
          <w:t>additional</w:t>
        </w:r>
        <w:r w:rsidR="00F85CDC">
          <w:t xml:space="preserve"> </w:t>
        </w:r>
      </w:ins>
      <w:r>
        <w:t>mechanism through which pattern formation in local densities can occur, when the onset of</w:t>
      </w:r>
      <w:ins w:id="297" w:author="pwestley" w:date="2017-05-30T09:36:00Z">
        <w:r w:rsidR="00F85CDC">
          <w:t xml:space="preserve"> collective</w:t>
        </w:r>
      </w:ins>
      <w:r>
        <w:t xml:space="preserve"> movement</w:t>
      </w:r>
      <w:ins w:id="298" w:author="pwestley" w:date="2017-05-30T09:36:00Z">
        <w:r w:rsidR="00F85CDC">
          <w:t>-</w:t>
        </w:r>
      </w:ins>
      <w:del w:id="299" w:author="pwestley" w:date="2017-05-30T09:36:00Z">
        <w:r w:rsidDel="00F85CDC">
          <w:delText xml:space="preserve"> </w:delText>
        </w:r>
      </w:del>
      <w:r>
        <w:t xml:space="preserve">mediated maladaptation leads to local differences in reproductive rates </w:t>
      </w:r>
      <w:proofErr w:type="gramStart"/>
      <w:r>
        <w:t xml:space="preserve">that </w:t>
      </w:r>
      <w:del w:id="300" w:author="pwestley" w:date="2017-05-30T09:37:00Z">
        <w:r w:rsidDel="00F85CDC">
          <w:delText>yielding pattern formation by way of</w:delText>
        </w:r>
      </w:del>
      <w:ins w:id="301" w:author="pwestley" w:date="2017-05-30T09:37:00Z">
        <w:r w:rsidR="00F85CDC">
          <w:t>results</w:t>
        </w:r>
        <w:proofErr w:type="gramEnd"/>
        <w:r w:rsidR="00F85CDC">
          <w:t xml:space="preserve"> in</w:t>
        </w:r>
      </w:ins>
      <w:r>
        <w:t xml:space="preserve"> alternative steady states across </w:t>
      </w:r>
      <w:commentRangeStart w:id="302"/>
      <w:r>
        <w:t>sites</w:t>
      </w:r>
      <w:commentRangeEnd w:id="302"/>
      <w:r w:rsidR="00F92ED5">
        <w:rPr>
          <w:rStyle w:val="CommentReference"/>
        </w:rPr>
        <w:commentReference w:id="302"/>
      </w:r>
      <w:r>
        <w:t>.</w:t>
      </w:r>
      <w:ins w:id="303" w:author="Jonathan Moore" w:date="2017-05-29T13:32:00Z">
        <w:r w:rsidR="00F92ED5">
          <w:t xml:space="preserve"> While </w:t>
        </w:r>
      </w:ins>
      <w:proofErr w:type="spellStart"/>
      <w:ins w:id="304" w:author="Jonathan Moore" w:date="2017-05-29T13:33:00Z">
        <w:r w:rsidR="00F92ED5">
          <w:t>metapopulation</w:t>
        </w:r>
        <w:proofErr w:type="spellEnd"/>
        <w:r w:rsidR="00F92ED5">
          <w:t xml:space="preserve"> approaches have widely recognized the importance of source and sink </w:t>
        </w:r>
        <w:commentRangeStart w:id="305"/>
        <w:r w:rsidR="00F92ED5">
          <w:t>populations</w:t>
        </w:r>
      </w:ins>
      <w:commentRangeEnd w:id="305"/>
      <w:r w:rsidR="00F85CDC">
        <w:rPr>
          <w:rStyle w:val="CommentReference"/>
        </w:rPr>
        <w:commentReference w:id="305"/>
      </w:r>
      <w:ins w:id="306" w:author="Jonathan Moore" w:date="2017-05-29T13:34:00Z">
        <w:r w:rsidR="00F92ED5">
          <w:t xml:space="preserve"> (REFS)</w:t>
        </w:r>
      </w:ins>
      <w:ins w:id="307" w:author="Jonathan Moore" w:date="2017-05-29T13:33:00Z">
        <w:r w:rsidR="00F92ED5">
          <w:t>, here we discover that even similar populations can evolve into diverge states where one po</w:t>
        </w:r>
      </w:ins>
      <w:ins w:id="308" w:author="Jonathan Moore" w:date="2017-05-29T13:34:00Z">
        <w:r w:rsidR="00F92ED5">
          <w:t xml:space="preserve">pulation is large while the other populations is smaller and </w:t>
        </w:r>
        <w:commentRangeStart w:id="309"/>
        <w:r w:rsidR="00F92ED5">
          <w:t>maladapted</w:t>
        </w:r>
      </w:ins>
      <w:commentRangeEnd w:id="309"/>
      <w:r w:rsidR="00A104D0">
        <w:rPr>
          <w:rStyle w:val="CommentReference"/>
        </w:rPr>
        <w:commentReference w:id="309"/>
      </w:r>
      <w:ins w:id="310" w:author="Jonathan Moore" w:date="2017-05-29T13:34:00Z">
        <w:r w:rsidR="00F92ED5">
          <w:t xml:space="preserve">. </w:t>
        </w:r>
      </w:ins>
    </w:p>
    <w:p w14:paraId="5C9A4096" w14:textId="2DDC8749" w:rsidR="00327E8F" w:rsidRDefault="008E2445">
      <w:pPr>
        <w:pStyle w:val="BodyText"/>
        <w:rPr>
          <w:ins w:id="311" w:author="Jonathan Moore" w:date="2017-05-29T13:26:00Z"/>
        </w:rPr>
      </w:pPr>
      <w:del w:id="312" w:author="Jonathan Moore" w:date="2017-05-29T13:24:00Z">
        <w:r w:rsidDel="00327E8F">
          <w:delText xml:space="preserve">To what extent the existence of alternative stable states promotes or diminishes the system as a whole is a matter of perspective, though with clear conservation implications. </w:delText>
        </w:r>
      </w:del>
      <w:ins w:id="313" w:author="Jonathan Moore" w:date="2017-05-29T13:25:00Z">
        <w:r w:rsidR="00327E8F">
          <w:t xml:space="preserve"> There appears to be a sweet spot for straying that can maximize </w:t>
        </w:r>
        <w:proofErr w:type="spellStart"/>
        <w:r w:rsidR="00327E8F">
          <w:t>metapopulation</w:t>
        </w:r>
        <w:proofErr w:type="spellEnd"/>
        <w:r w:rsidR="00327E8F">
          <w:t xml:space="preserve"> robustness. </w:t>
        </w:r>
      </w:ins>
      <w:del w:id="314" w:author="Jonathan Moore" w:date="2017-05-29T13:25:00Z">
        <w:r w:rsidDel="00327E8F">
          <w:delText>At face value, the subordinate population is pushed closer to extinction (figure [fig:traj]), suggesting that the system may be more fragile. On the other hand, t</w:delText>
        </w:r>
      </w:del>
      <w:ins w:id="315" w:author="Jonathan Moore" w:date="2017-05-29T13:25:00Z">
        <w:r w:rsidR="00327E8F">
          <w:t>T</w:t>
        </w:r>
      </w:ins>
      <w:r>
        <w:t xml:space="preserve">he presence of </w:t>
      </w:r>
      <w:r>
        <w:rPr>
          <w:i/>
        </w:rPr>
        <w:t>just enough</w:t>
      </w:r>
      <w:r>
        <w:t xml:space="preserve"> straying to cause formation of alternative stable states both increases the portfolio effect (figure [</w:t>
      </w:r>
      <w:proofErr w:type="spellStart"/>
      <w:r>
        <w:t>fig</w:t>
      </w:r>
      <w:proofErr w:type="gramStart"/>
      <w:r>
        <w:t>:PE</w:t>
      </w:r>
      <w:proofErr w:type="spellEnd"/>
      <w:proofErr w:type="gramEnd"/>
      <w:r>
        <w:t xml:space="preserve">]c) and </w:t>
      </w:r>
      <w:del w:id="316" w:author="Jonathan Moore" w:date="2017-05-29T13:25:00Z">
        <w:r w:rsidDel="00327E8F">
          <w:delText>reduces the rate of return</w:delText>
        </w:r>
      </w:del>
      <w:ins w:id="317" w:author="Jonathan Moore" w:date="2017-05-29T13:25:00Z">
        <w:r w:rsidR="00327E8F">
          <w:t>inc</w:t>
        </w:r>
      </w:ins>
      <w:ins w:id="318" w:author="Jonathan Moore" w:date="2017-05-29T13:26:00Z">
        <w:r w:rsidR="00327E8F">
          <w:t>reases recovery rate</w:t>
        </w:r>
      </w:ins>
      <w:del w:id="319" w:author="Jonathan Moore" w:date="2017-05-29T13:26:00Z">
        <w:r w:rsidDel="00327E8F">
          <w:delText xml:space="preserve"> –</w:delText>
        </w:r>
      </w:del>
      <w:ins w:id="320" w:author="Jonathan Moore" w:date="2017-05-29T13:26:00Z">
        <w:r w:rsidR="00327E8F">
          <w:t xml:space="preserve">. </w:t>
        </w:r>
        <w:commentRangeStart w:id="321"/>
        <w:r w:rsidR="00327E8F">
          <w:t>Density-</w:t>
        </w:r>
        <w:r w:rsidR="00327E8F">
          <w:lastRenderedPageBreak/>
          <w:t xml:space="preserve">dependent straying appears to increase </w:t>
        </w:r>
        <w:del w:id="322" w:author="pwestley" w:date="2017-05-30T09:42:00Z">
          <w:r w:rsidR="00327E8F" w:rsidDel="00F85CDC">
            <w:delText xml:space="preserve">the </w:delText>
          </w:r>
        </w:del>
        <w:proofErr w:type="spellStart"/>
        <w:r w:rsidR="00327E8F">
          <w:t>metapopulation</w:t>
        </w:r>
        <w:proofErr w:type="spellEnd"/>
        <w:r w:rsidR="00327E8F">
          <w:t xml:space="preserve"> robustness across a range of stray </w:t>
        </w:r>
        <w:proofErr w:type="gramStart"/>
        <w:r w:rsidR="00327E8F">
          <w:t>rates</w:t>
        </w:r>
      </w:ins>
      <w:proofErr w:type="gramEnd"/>
      <w:del w:id="323" w:author="Jonathan Moore" w:date="2017-05-29T13:27:00Z">
        <w:r w:rsidDel="00327E8F">
          <w:delText xml:space="preserve"> particularly if straying is density dependent </w:delText>
        </w:r>
      </w:del>
      <w:r>
        <w:t>(figures [</w:t>
      </w:r>
      <w:proofErr w:type="spellStart"/>
      <w:r>
        <w:t>PEtheta</w:t>
      </w:r>
      <w:proofErr w:type="spellEnd"/>
      <w:r>
        <w:t>]a, [</w:t>
      </w:r>
      <w:proofErr w:type="spellStart"/>
      <w:r>
        <w:t>fig:relax</w:t>
      </w:r>
      <w:proofErr w:type="spellEnd"/>
      <w:r>
        <w:t xml:space="preserve">]b). </w:t>
      </w:r>
      <w:commentRangeEnd w:id="321"/>
      <w:r w:rsidR="00F85CDC">
        <w:rPr>
          <w:rStyle w:val="CommentReference"/>
        </w:rPr>
        <w:commentReference w:id="321"/>
      </w:r>
    </w:p>
    <w:p w14:paraId="24ACA711" w14:textId="77777777" w:rsidR="00327E8F" w:rsidRDefault="00327E8F">
      <w:pPr>
        <w:pStyle w:val="BodyText"/>
        <w:rPr>
          <w:ins w:id="324" w:author="Jonathan Moore" w:date="2017-05-29T13:26:00Z"/>
        </w:rPr>
      </w:pPr>
    </w:p>
    <w:p w14:paraId="0E91F239" w14:textId="77777777" w:rsidR="00A64E19" w:rsidDel="00327E8F" w:rsidRDefault="008E2445">
      <w:pPr>
        <w:pStyle w:val="BodyText"/>
        <w:rPr>
          <w:del w:id="325" w:author="Jonathan Moore" w:date="2017-05-29T13:29:00Z"/>
        </w:rPr>
      </w:pPr>
      <w:del w:id="326" w:author="Jonathan Moore" w:date="2017-05-29T13:29:00Z">
        <w:r w:rsidDel="00327E8F">
          <w:delText>This asymmetry in population densities also leads an asymmetry in the mean trait values, skewed towards the local optimum of the dominant population, one, and this has important – and often non-intuitive – ramifications for metapopulation robustness.</w:delText>
        </w:r>
      </w:del>
    </w:p>
    <w:p w14:paraId="10062D48" w14:textId="77777777" w:rsidR="00A64E19" w:rsidRDefault="008E2445">
      <w:pPr>
        <w:pStyle w:val="BodyText"/>
      </w:pPr>
      <w:del w:id="327" w:author="Jonathan Moore" w:date="2017-05-29T13:36:00Z">
        <w:r w:rsidDel="00F92ED5">
          <w:delText>Previous theoretical work has shown that the largest perturbations lead to the longest recovery times .</w:delText>
        </w:r>
        <w:commentRangeStart w:id="328"/>
        <w:r w:rsidDel="00F92ED5">
          <w:delText xml:space="preserve"> </w:delText>
        </w:r>
      </w:del>
      <w:r>
        <w:t xml:space="preserve">In terms of relative biomass lost, the largest perturbation that we investigate is the near-collapse of both populations, where only 1% of the pre-perturbation densities survive, however whether this disturbance results in the </w:t>
      </w:r>
      <w:commentRangeStart w:id="329"/>
      <w:r>
        <w:t>longest recovery time depends largely on the rate of straying and trait heritability</w:t>
      </w:r>
      <w:commentRangeEnd w:id="329"/>
      <w:r w:rsidR="00F92ED5">
        <w:rPr>
          <w:rStyle w:val="CommentReference"/>
        </w:rPr>
        <w:commentReference w:id="329"/>
      </w:r>
      <w:r>
        <w:t>. For example, when straying and trait heritability are low (figure [</w:t>
      </w:r>
      <w:proofErr w:type="spellStart"/>
      <w:r>
        <w:t>fig</w:t>
      </w:r>
      <w:proofErr w:type="gramStart"/>
      <w:r>
        <w:t>:relax</w:t>
      </w:r>
      <w:proofErr w:type="spellEnd"/>
      <w:proofErr w:type="gramEnd"/>
      <w:r>
        <w:t>]) the extinction of the larger population maximizes return times, whereas if straying is high, near-collapse maximizes return time. The latter is always true in the alternative stable state regime if trait heritability is high (figure [</w:t>
      </w:r>
      <w:proofErr w:type="spellStart"/>
      <w:r>
        <w:t>fig</w:t>
      </w:r>
      <w:proofErr w:type="gramStart"/>
      <w:r>
        <w:t>:relax</w:t>
      </w:r>
      <w:proofErr w:type="gramEnd"/>
      <w:r>
        <w:t>_highh</w:t>
      </w:r>
      <w:proofErr w:type="spellEnd"/>
      <w:r>
        <w:t>]).</w:t>
      </w:r>
      <w:commentRangeEnd w:id="328"/>
      <w:r w:rsidR="00A3296D">
        <w:rPr>
          <w:rStyle w:val="CommentReference"/>
        </w:rPr>
        <w:commentReference w:id="328"/>
      </w:r>
    </w:p>
    <w:p w14:paraId="53BF7B6C" w14:textId="4C6551DE" w:rsidR="003C04A4" w:rsidRDefault="003C04A4" w:rsidP="003C04A4">
      <w:pPr>
        <w:pStyle w:val="BodyText"/>
        <w:rPr>
          <w:ins w:id="330" w:author="pwestley" w:date="2017-05-30T09:49:00Z"/>
        </w:rPr>
      </w:pPr>
      <w:commentRangeStart w:id="331"/>
      <w:ins w:id="332" w:author="pwestley" w:date="2017-05-30T09:49:00Z">
        <w:r>
          <w:t xml:space="preserve">This </w:t>
        </w:r>
      </w:ins>
      <w:ins w:id="333" w:author="pwestley" w:date="2017-05-30T09:50:00Z">
        <w:r>
          <w:t xml:space="preserve">themed </w:t>
        </w:r>
      </w:ins>
      <w:ins w:id="334" w:author="pwestley" w:date="2017-05-30T09:49:00Z">
        <w:r>
          <w:t xml:space="preserve">issue </w:t>
        </w:r>
      </w:ins>
      <w:ins w:id="335" w:author="pwestley" w:date="2017-05-30T09:55:00Z">
        <w:r w:rsidR="00A3296D">
          <w:t>formalizes a role of collective movement</w:t>
        </w:r>
      </w:ins>
      <w:ins w:id="336" w:author="pwestley" w:date="2017-05-30T09:49:00Z">
        <w:r>
          <w:t xml:space="preserve"> in </w:t>
        </w:r>
      </w:ins>
      <w:ins w:id="337" w:author="pwestley" w:date="2017-05-30T09:55:00Z">
        <w:r w:rsidR="00A3296D">
          <w:t xml:space="preserve">the ecology of natural systems </w:t>
        </w:r>
      </w:ins>
      <w:ins w:id="338" w:author="pwestley" w:date="2017-05-30T09:56:00Z">
        <w:r w:rsidR="00A3296D">
          <w:t>and illuminates a signature of</w:t>
        </w:r>
      </w:ins>
      <w:ins w:id="339" w:author="pwestley" w:date="2017-05-30T09:49:00Z">
        <w:r>
          <w:t xml:space="preserve"> collective navigation </w:t>
        </w:r>
      </w:ins>
      <w:ins w:id="340" w:author="pwestley" w:date="2017-05-30T09:56:00Z">
        <w:r w:rsidR="00A3296D">
          <w:t xml:space="preserve">in animal populations on the move. </w:t>
        </w:r>
      </w:ins>
      <w:ins w:id="341" w:author="pwestley" w:date="2017-05-30T09:52:00Z">
        <w:r>
          <w:t>W</w:t>
        </w:r>
      </w:ins>
      <w:ins w:id="342" w:author="pwestley" w:date="2017-05-30T09:49:00Z">
        <w:r>
          <w:t>e observe</w:t>
        </w:r>
      </w:ins>
      <w:ins w:id="343" w:author="pwestley" w:date="2017-05-30T09:53:00Z">
        <w:r>
          <w:t>d</w:t>
        </w:r>
      </w:ins>
      <w:ins w:id="344" w:author="pwestley" w:date="2017-05-30T09:49:00Z">
        <w:r w:rsidR="00A3296D">
          <w:t xml:space="preserve"> three salient</w:t>
        </w:r>
      </w:ins>
      <w:ins w:id="345" w:author="pwestley" w:date="2017-05-30T09:53:00Z">
        <w:r w:rsidR="00A3296D">
          <w:t xml:space="preserve"> results </w:t>
        </w:r>
      </w:ins>
      <w:ins w:id="346" w:author="pwestley" w:date="2017-05-30T09:54:00Z">
        <w:r w:rsidR="00A3296D">
          <w:t xml:space="preserve">that </w:t>
        </w:r>
      </w:ins>
      <w:ins w:id="347" w:author="pwestley" w:date="2017-05-30T09:57:00Z">
        <w:r w:rsidR="00A3296D">
          <w:t>contribute to our understanding of collective movement that combine</w:t>
        </w:r>
      </w:ins>
      <w:ins w:id="348" w:author="pwestley" w:date="2017-05-30T09:54:00Z">
        <w:r w:rsidR="00A3296D">
          <w:t xml:space="preserve"> to suggest </w:t>
        </w:r>
      </w:ins>
      <w:ins w:id="349" w:author="pwestley" w:date="2017-05-30T09:53:00Z">
        <w:r w:rsidR="00A3296D">
          <w:t>that</w:t>
        </w:r>
      </w:ins>
      <w:ins w:id="350" w:author="pwestley" w:date="2017-05-30T09:49:00Z">
        <w:r>
          <w:t xml:space="preserve"> density dependent straying may play an important role in the persistence of </w:t>
        </w:r>
        <w:proofErr w:type="spellStart"/>
        <w:r>
          <w:t>metapopulations</w:t>
        </w:r>
        <w:proofErr w:type="spellEnd"/>
        <w:r>
          <w:t xml:space="preserve"> over evolutionary time.</w:t>
        </w:r>
        <w:commentRangeEnd w:id="331"/>
        <w:r>
          <w:rPr>
            <w:rStyle w:val="CommentReference"/>
          </w:rPr>
          <w:commentReference w:id="331"/>
        </w:r>
      </w:ins>
    </w:p>
    <w:p w14:paraId="73EEB24D" w14:textId="095DBB37" w:rsidR="003C04A4" w:rsidRDefault="003C04A4" w:rsidP="003C04A4">
      <w:pPr>
        <w:pStyle w:val="BodyText"/>
        <w:rPr>
          <w:ins w:id="351" w:author="pwestley" w:date="2017-05-30T09:49:00Z"/>
        </w:rPr>
      </w:pPr>
      <w:ins w:id="352" w:author="pwestley" w:date="2017-05-30T09:49:00Z">
        <w:r>
          <w:t>First, density-dependent straying reduces the time to recovery following an induced disturbance, and this is particularly true in the case of near-collapse of both populations (figure [</w:t>
        </w:r>
        <w:proofErr w:type="spellStart"/>
        <w:r>
          <w:t>fig</w:t>
        </w:r>
        <w:proofErr w:type="gramStart"/>
        <w:r>
          <w:t>:relax</w:t>
        </w:r>
        <w:proofErr w:type="spellEnd"/>
        <w:proofErr w:type="gramEnd"/>
        <w:r>
          <w:t xml:space="preserve">]b). This dynamic emerges although both populations are near-collapse, and the mean trait values of both are </w:t>
        </w:r>
        <w:proofErr w:type="spellStart"/>
        <w:r>
          <w:t>scewed</w:t>
        </w:r>
        <w:proofErr w:type="spellEnd"/>
        <w:r>
          <w:t xml:space="preserve"> towards those of the dominant population, the straying rates are also higher because of the low-densities after collapse, and this permits faster recovery (figure [</w:t>
        </w:r>
        <w:proofErr w:type="spellStart"/>
        <w:r>
          <w:t>fig:relaxtraj_bothlh</w:t>
        </w:r>
        <w:proofErr w:type="spellEnd"/>
        <w:r>
          <w:t>]). Second, density dependent straying</w:t>
        </w:r>
        <w:r w:rsidR="00A3296D">
          <w:t xml:space="preserve"> increases the portfolio effect</w:t>
        </w:r>
        <w:r>
          <w:t xml:space="preserve"> when the steady-state straying rate is at an intermediate level (for both low- and high-density populations). </w:t>
        </w:r>
        <w:commentRangeStart w:id="353"/>
        <w:r>
          <w:t xml:space="preserve">This finding is at odds with previous theoretical work on density dependent straying in herring populations, showing that the PE is lowered with increased connectivity, but did not include natural selection of local </w:t>
        </w:r>
        <w:commentRangeStart w:id="354"/>
        <w:r>
          <w:t>phenotypes</w:t>
        </w:r>
      </w:ins>
      <w:commentRangeEnd w:id="354"/>
      <w:ins w:id="355" w:author="pwestley" w:date="2017-05-30T10:00:00Z">
        <w:r w:rsidR="00A3296D">
          <w:rPr>
            <w:rStyle w:val="CommentReference"/>
          </w:rPr>
          <w:commentReference w:id="354"/>
        </w:r>
      </w:ins>
      <w:ins w:id="356" w:author="pwestley" w:date="2017-05-30T09:49:00Z">
        <w:r>
          <w:t xml:space="preserve"> </w:t>
        </w:r>
        <w:commentRangeEnd w:id="353"/>
        <w:r>
          <w:rPr>
            <w:rStyle w:val="CommentReference"/>
          </w:rPr>
          <w:commentReference w:id="353"/>
        </w:r>
        <w:r>
          <w:t xml:space="preserve">. Third, while habitat heterogeneity is interpreted here in elevating the difference in trait optima between sites, it both increases the portfolio effect and lowers recovery time at low rates of straying, but has the opposite effect at higher rates of straying. Surprisingly, </w:t>
        </w:r>
        <w:commentRangeStart w:id="357"/>
        <w:r>
          <w:t xml:space="preserve">we find that density dependent straying both exaggerates the negative effects when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is low (marginally lower portfolio effects, but substantially longer return times; figures [fig</w:t>
        </w:r>
        <w:proofErr w:type="gramStart"/>
        <w:r>
          <w:t>:thetaPE</w:t>
        </w:r>
        <w:proofErr w:type="gramEnd"/>
        <w:r>
          <w:t xml:space="preserve">]b, [fig:relaxtheta]a,b) and exaggerates the positive effects when </w:t>
        </w:r>
        <m:oMath>
          <m:sSup>
            <m:sSupPr>
              <m:ctrlPr>
                <w:rPr>
                  <w:rFonts w:ascii="Cambria Math" w:hAnsi="Cambria Math"/>
                </w:rPr>
              </m:ctrlPr>
            </m:sSupPr>
            <m:e>
              <m:r>
                <w:rPr>
                  <w:rFonts w:ascii="Cambria Math" w:hAnsi="Cambria Math"/>
                </w:rPr>
                <m:t>m</m:t>
              </m:r>
            </m:e>
            <m:sup>
              <m:r>
                <w:rPr>
                  <w:rFonts w:ascii="Cambria Math" w:hAnsi="Cambria Math"/>
                </w:rPr>
                <m:t>*</m:t>
              </m:r>
            </m:sup>
          </m:sSup>
        </m:oMath>
        <w:r>
          <w:t xml:space="preserve"> is high (higher portfolio effects, and shorter return </w:t>
        </w:r>
        <w:commentRangeStart w:id="358"/>
        <w:r>
          <w:t>times</w:t>
        </w:r>
      </w:ins>
      <w:commentRangeEnd w:id="358"/>
      <w:ins w:id="359" w:author="pwestley" w:date="2017-05-30T10:01:00Z">
        <w:r w:rsidR="00A3296D">
          <w:rPr>
            <w:rStyle w:val="CommentReference"/>
          </w:rPr>
          <w:commentReference w:id="358"/>
        </w:r>
      </w:ins>
      <w:ins w:id="360" w:author="pwestley" w:date="2017-05-30T09:49:00Z">
        <w:r>
          <w:t>).</w:t>
        </w:r>
        <w:commentRangeEnd w:id="357"/>
        <w:r>
          <w:rPr>
            <w:rStyle w:val="CommentReference"/>
          </w:rPr>
          <w:commentReference w:id="357"/>
        </w:r>
      </w:ins>
    </w:p>
    <w:p w14:paraId="30A56279" w14:textId="77777777" w:rsidR="003C04A4" w:rsidRDefault="003C04A4">
      <w:pPr>
        <w:pStyle w:val="BodyText"/>
        <w:rPr>
          <w:ins w:id="361" w:author="pwestley" w:date="2017-05-30T09:49:00Z"/>
        </w:rPr>
      </w:pPr>
    </w:p>
    <w:p w14:paraId="5803DBF3" w14:textId="41D06084" w:rsidR="00A64E19" w:rsidRDefault="008E2445">
      <w:pPr>
        <w:pStyle w:val="BodyText"/>
      </w:pPr>
      <w:r>
        <w:t xml:space="preserve">Salmon are distributed and stray across a diverse range of habitats, and the rates of straying between geographically diverse sites can be plastic and </w:t>
      </w:r>
      <w:proofErr w:type="gramStart"/>
      <w:r>
        <w:t>idiosyncratic .</w:t>
      </w:r>
      <w:proofErr w:type="gramEnd"/>
      <w:r>
        <w:t xml:space="preserve"> Our surrogate measure for habitat heterogeneity is the difference in trait optima between </w:t>
      </w:r>
      <w:proofErr w:type="gramStart"/>
      <w:r>
        <w:t xml:space="preserve">sites </w:t>
      </w:r>
      <w:proofErr w:type="gramEnd"/>
      <m:oMath>
        <m:r>
          <w:rPr>
            <w:rFonts w:ascii="Cambria Math" w:hAnsi="Cambria Math"/>
          </w:rPr>
          <w:lastRenderedPageBreak/>
          <m:t>Δθ</m:t>
        </m:r>
      </m:oMath>
      <w:r>
        <w:t>. In general, our findings indicate that increased habitat heterogeneity promotes robustness (higher PE, shorter time to recovery) when straying rates are low, but may erode robustness when straying rates are high (figure [</w:t>
      </w:r>
      <w:proofErr w:type="spellStart"/>
      <w:r>
        <w:t>fig</w:t>
      </w:r>
      <w:proofErr w:type="gramStart"/>
      <w:r>
        <w:t>:thetaPE</w:t>
      </w:r>
      <w:proofErr w:type="spellEnd"/>
      <w:proofErr w:type="gramEnd"/>
      <w:r>
        <w:t>]b, solid lines). This may be particularly consequential for populations that are spatially adjacent but separated by sharp environmental boundary, such that trait optima are divergent yet dispersal is relatively high</w:t>
      </w:r>
      <w:del w:id="362" w:author="Jonathan Moore" w:date="2017-05-29T13:38:00Z">
        <w:r w:rsidDel="00F92ED5">
          <w:delText xml:space="preserve"> (is this a thing?)...</w:delText>
        </w:r>
      </w:del>
      <w:ins w:id="363" w:author="Jonathan Moore" w:date="2017-05-29T13:38:00Z">
        <w:r w:rsidR="00F92ED5">
          <w:t xml:space="preserve">. </w:t>
        </w:r>
        <w:del w:id="364" w:author="pwestley" w:date="2017-05-30T10:04:00Z">
          <w:r w:rsidR="00F92ED5" w:rsidDel="00020148">
            <w:delText xml:space="preserve">For example, </w:delText>
          </w:r>
        </w:del>
      </w:ins>
      <w:ins w:id="365" w:author="Jonathan Moore" w:date="2017-05-29T13:40:00Z">
        <w:del w:id="366" w:author="pwestley" w:date="2017-05-30T10:04:00Z">
          <w:r w:rsidR="00F92ED5" w:rsidDel="00020148">
            <w:delText xml:space="preserve">sockeye salmon populations spawn in small streams and lake beaches </w:delText>
          </w:r>
        </w:del>
      </w:ins>
      <w:ins w:id="367" w:author="Jonathan Moore" w:date="2017-05-29T13:41:00Z">
        <w:del w:id="368" w:author="pwestley" w:date="2017-05-30T10:04:00Z">
          <w:r w:rsidR="00F61D95" w:rsidDel="00020148">
            <w:delText xml:space="preserve">that are within 1 km of each other but have wildly divergent selection pressures and regimes (Peterson et al. 2014). </w:delText>
          </w:r>
        </w:del>
      </w:ins>
      <w:ins w:id="369" w:author="Jonathan Moore" w:date="2017-05-29T13:43:00Z">
        <w:del w:id="370" w:author="pwestley" w:date="2017-05-30T10:04:00Z">
          <w:r w:rsidR="00F61D95" w:rsidDel="00020148">
            <w:delText>Indeed, s</w:delText>
          </w:r>
        </w:del>
      </w:ins>
      <w:ins w:id="371" w:author="Jonathan Moore" w:date="2017-05-29T13:42:00Z">
        <w:del w:id="372" w:author="pwestley" w:date="2017-05-30T10:04:00Z">
          <w:r w:rsidR="00F61D95" w:rsidDel="00020148">
            <w:delText>almon that strayed between lakes and streams had low fitness</w:delText>
          </w:r>
        </w:del>
      </w:ins>
      <w:ins w:id="373" w:author="Jonathan Moore" w:date="2017-05-29T13:43:00Z">
        <w:del w:id="374" w:author="pwestley" w:date="2017-05-30T10:04:00Z">
          <w:r w:rsidR="00F61D95" w:rsidDel="00020148">
            <w:delText xml:space="preserve"> (Peterson et al. 2014).</w:delText>
          </w:r>
        </w:del>
      </w:ins>
      <w:ins w:id="375" w:author="pwestley" w:date="2017-05-30T10:04:00Z">
        <w:r w:rsidR="00020148">
          <w:t>Such a scenario plays out repeatedly in the context of adjacent wild and hatchery-produce salmon</w:t>
        </w:r>
      </w:ins>
      <w:ins w:id="376" w:author="pwestley" w:date="2017-05-30T10:05:00Z">
        <w:r w:rsidR="00020148">
          <w:t xml:space="preserve">. Although wild and hatchery populations may occur close on the landscape, </w:t>
        </w:r>
      </w:ins>
      <w:ins w:id="377" w:author="pwestley" w:date="2017-05-30T10:07:00Z">
        <w:r w:rsidR="00020148">
          <w:t xml:space="preserve">and </w:t>
        </w:r>
      </w:ins>
      <w:ins w:id="378" w:author="pwestley" w:date="2017-05-30T10:06:00Z">
        <w:r w:rsidR="00020148">
          <w:t xml:space="preserve">indeed often </w:t>
        </w:r>
      </w:ins>
      <w:ins w:id="379" w:author="pwestley" w:date="2017-05-30T10:07:00Z">
        <w:r w:rsidR="00020148">
          <w:t xml:space="preserve">are </w:t>
        </w:r>
      </w:ins>
      <w:ins w:id="380" w:author="pwestley" w:date="2017-05-30T10:06:00Z">
        <w:r w:rsidR="00020148">
          <w:t xml:space="preserve">sympatric </w:t>
        </w:r>
      </w:ins>
      <w:ins w:id="381" w:author="pwestley" w:date="2017-05-30T10:05:00Z">
        <w:r w:rsidR="00020148">
          <w:t xml:space="preserve">within the same </w:t>
        </w:r>
      </w:ins>
      <w:ins w:id="382" w:author="pwestley" w:date="2017-05-30T10:06:00Z">
        <w:r w:rsidR="00020148">
          <w:t xml:space="preserve">river </w:t>
        </w:r>
      </w:ins>
      <w:ins w:id="383" w:author="pwestley" w:date="2017-05-30T10:05:00Z">
        <w:r w:rsidR="00020148">
          <w:t xml:space="preserve">network, the </w:t>
        </w:r>
      </w:ins>
      <w:ins w:id="384" w:author="pwestley" w:date="2017-05-30T10:06:00Z">
        <w:r w:rsidR="00020148">
          <w:t xml:space="preserve">selective </w:t>
        </w:r>
      </w:ins>
      <w:ins w:id="385" w:author="pwestley" w:date="2017-05-30T10:05:00Z">
        <w:r w:rsidR="00020148">
          <w:t xml:space="preserve">environments to which they are </w:t>
        </w:r>
      </w:ins>
      <w:ins w:id="386" w:author="pwestley" w:date="2017-05-30T10:06:00Z">
        <w:r w:rsidR="00020148">
          <w:t xml:space="preserve">locally </w:t>
        </w:r>
      </w:ins>
      <w:ins w:id="387" w:author="pwestley" w:date="2017-05-30T10:05:00Z">
        <w:r w:rsidR="00020148">
          <w:t xml:space="preserve">adapted differ </w:t>
        </w:r>
        <w:commentRangeStart w:id="388"/>
        <w:r w:rsidR="00020148">
          <w:t>dramatically</w:t>
        </w:r>
      </w:ins>
      <w:commentRangeEnd w:id="388"/>
      <w:ins w:id="389" w:author="pwestley" w:date="2017-05-30T10:07:00Z">
        <w:r w:rsidR="00020148">
          <w:rPr>
            <w:rStyle w:val="CommentReference"/>
          </w:rPr>
          <w:commentReference w:id="388"/>
        </w:r>
      </w:ins>
      <w:ins w:id="390" w:author="pwestley" w:date="2017-05-30T10:06:00Z">
        <w:r w:rsidR="00020148">
          <w:t xml:space="preserve"> </w:t>
        </w:r>
      </w:ins>
      <w:ins w:id="391" w:author="pwestley" w:date="2017-05-30T10:08:00Z">
        <w:r w:rsidR="00020148">
          <w:t xml:space="preserve">. Straying of </w:t>
        </w:r>
      </w:ins>
      <w:ins w:id="392" w:author="pwestley" w:date="2017-05-30T10:14:00Z">
        <w:r w:rsidR="000149B4">
          <w:t xml:space="preserve">domesticated </w:t>
        </w:r>
      </w:ins>
      <w:ins w:id="393" w:author="pwestley" w:date="2017-05-30T10:08:00Z">
        <w:r w:rsidR="00020148">
          <w:t xml:space="preserve">hatchery-produced fish from release sites and spawning in the wild </w:t>
        </w:r>
      </w:ins>
      <w:ins w:id="394" w:author="pwestley" w:date="2017-05-30T10:09:00Z">
        <w:r w:rsidR="00020148">
          <w:t xml:space="preserve">drastically reduces the productivity of wild populations through competition and outbreeding </w:t>
        </w:r>
        <w:commentRangeStart w:id="395"/>
        <w:r w:rsidR="00020148">
          <w:t>depression</w:t>
        </w:r>
        <w:commentRangeEnd w:id="395"/>
        <w:r w:rsidR="00020148">
          <w:rPr>
            <w:rStyle w:val="CommentReference"/>
          </w:rPr>
          <w:commentReference w:id="395"/>
        </w:r>
      </w:ins>
      <w:ins w:id="396" w:author="Jonathan Moore" w:date="2017-05-29T13:43:00Z">
        <w:r w:rsidR="00F61D95">
          <w:t xml:space="preserve"> </w:t>
        </w:r>
      </w:ins>
      <w:ins w:id="397" w:author="Jonathan Moore" w:date="2017-05-29T13:40:00Z">
        <w:r w:rsidR="00F92ED5">
          <w:t xml:space="preserve"> </w:t>
        </w:r>
      </w:ins>
    </w:p>
    <w:p w14:paraId="2719ED58" w14:textId="56997195" w:rsidR="00A64E19" w:rsidRDefault="008E2445">
      <w:pPr>
        <w:pStyle w:val="BodyText"/>
      </w:pPr>
      <w:del w:id="398" w:author="pwestley" w:date="2017-05-30T10:15:00Z">
        <w:r w:rsidDel="000149B4">
          <w:delText>However</w:delText>
        </w:r>
      </w:del>
      <w:ins w:id="399" w:author="pwestley" w:date="2017-05-30T10:15:00Z">
        <w:r w:rsidR="000149B4">
          <w:t>All else being equal</w:t>
        </w:r>
      </w:ins>
      <w:r>
        <w:t xml:space="preserve">, habitats that are closer in space generally have greater similarity in environmental conditions than habitats that are geographically distant </w:t>
      </w:r>
      <w:ins w:id="400" w:author="pwestley" w:date="2017-05-30T10:16:00Z">
        <w:r w:rsidR="000149B4">
          <w:t xml:space="preserve">and correspondingly phenotypes of more proximately located populations should be more similar to those that are </w:t>
        </w:r>
        <w:commentRangeStart w:id="401"/>
        <w:r w:rsidR="000149B4">
          <w:t>distant</w:t>
        </w:r>
      </w:ins>
      <w:commentRangeEnd w:id="401"/>
      <w:ins w:id="402" w:author="pwestley" w:date="2017-05-30T10:17:00Z">
        <w:r w:rsidR="000149B4">
          <w:rPr>
            <w:rStyle w:val="CommentReference"/>
          </w:rPr>
          <w:commentReference w:id="401"/>
        </w:r>
      </w:ins>
      <w:r>
        <w:t xml:space="preserve">(REF). </w:t>
      </w:r>
      <w:del w:id="403" w:author="pwestley" w:date="2017-05-30T10:17:00Z">
        <w:r w:rsidDel="000149B4">
          <w:delText>From a purely statistical standpoint</w:delText>
        </w:r>
      </w:del>
      <w:ins w:id="404" w:author="pwestley" w:date="2017-05-30T10:17:00Z">
        <w:r w:rsidR="000149B4">
          <w:t>Correspondingly</w:t>
        </w:r>
      </w:ins>
      <w:r>
        <w:t xml:space="preserve">, it is reasonable to expect a larger number of straying individuals between sites that are </w:t>
      </w:r>
      <w:ins w:id="405" w:author="pwestley" w:date="2017-05-30T10:17:00Z">
        <w:r w:rsidR="000149B4">
          <w:t xml:space="preserve">geographically proximate and indeed evidence corroborates this </w:t>
        </w:r>
        <w:proofErr w:type="gramStart"/>
        <w:r w:rsidR="000149B4">
          <w:t xml:space="preserve">prediction </w:t>
        </w:r>
      </w:ins>
      <w:commentRangeStart w:id="406"/>
      <w:proofErr w:type="gramEnd"/>
      <w:del w:id="407" w:author="pwestley" w:date="2017-05-30T10:17:00Z">
        <w:r w:rsidDel="000149B4">
          <w:delText>closer</w:delText>
        </w:r>
      </w:del>
      <w:commentRangeEnd w:id="406"/>
      <w:r w:rsidR="000149B4">
        <w:rPr>
          <w:rStyle w:val="CommentReference"/>
        </w:rPr>
        <w:commentReference w:id="406"/>
      </w:r>
      <w:del w:id="408" w:author="pwestley" w:date="2017-05-30T10:17:00Z">
        <w:r w:rsidDel="000149B4">
          <w:delText xml:space="preserve"> together</w:delText>
        </w:r>
      </w:del>
      <w:r>
        <w:t xml:space="preserve">. Alternatively, salmon that cue to specific environmental conditions </w:t>
      </w:r>
      <w:del w:id="409" w:author="pwestley" w:date="2017-05-30T10:22:00Z">
        <w:r w:rsidDel="000149B4">
          <w:delText xml:space="preserve">are </w:delText>
        </w:r>
      </w:del>
      <w:ins w:id="410" w:author="pwestley" w:date="2017-05-30T10:22:00Z">
        <w:r w:rsidR="000149B4">
          <w:t>may be</w:t>
        </w:r>
        <w:r w:rsidR="000149B4">
          <w:t xml:space="preserve"> </w:t>
        </w:r>
      </w:ins>
      <w:r>
        <w:t xml:space="preserve">more likely to stray into sites that have structurally and </w:t>
      </w:r>
      <w:proofErr w:type="spellStart"/>
      <w:r>
        <w:t>physiognamically</w:t>
      </w:r>
      <w:proofErr w:type="spellEnd"/>
      <w:r>
        <w:t xml:space="preserve"> similar habitats (</w:t>
      </w:r>
      <w:commentRangeStart w:id="411"/>
      <w:r>
        <w:t>REFS</w:t>
      </w:r>
      <w:commentRangeEnd w:id="411"/>
      <w:r w:rsidR="000149B4">
        <w:rPr>
          <w:rStyle w:val="CommentReference"/>
        </w:rPr>
        <w:commentReference w:id="411"/>
      </w:r>
      <w:r>
        <w:t>)</w:t>
      </w:r>
      <w:ins w:id="412" w:author="pwestley" w:date="2017-05-30T10:23:00Z">
        <w:r w:rsidR="000149B4">
          <w:t xml:space="preserve"> even if other potential sites are closer</w:t>
        </w:r>
      </w:ins>
      <w:r>
        <w:t xml:space="preserve">. These considerations justify imposing a direct relationship between the rate of straying </w:t>
      </w:r>
      <m:oMath>
        <m:r>
          <w:rPr>
            <w:rFonts w:ascii="Cambria Math" w:hAnsi="Cambria Math"/>
          </w:rPr>
          <m:t>m</m:t>
        </m:r>
      </m:oMath>
      <w:r>
        <w:t xml:space="preserve"> and habitat heterogeneity: as site dissimilarity increases, so too should the straying rate decrease. As site dissimilarity increases, so to should the optima in trait values for the resident populations.</w:t>
      </w:r>
    </w:p>
    <w:p w14:paraId="28B30A4F" w14:textId="3F65E03E" w:rsidR="00A64E19" w:rsidRDefault="008E2445">
      <w:pPr>
        <w:pStyle w:val="BodyText"/>
      </w:pPr>
      <w:r>
        <w:t xml:space="preserve">When habitat heterogeneity and the rate of straying are </w:t>
      </w:r>
      <w:commentRangeStart w:id="413"/>
      <w:r>
        <w:t>linked</w:t>
      </w:r>
      <w:commentRangeEnd w:id="413"/>
      <w:r w:rsidR="00F61D95">
        <w:rPr>
          <w:rStyle w:val="CommentReference"/>
        </w:rPr>
        <w:commentReference w:id="413"/>
      </w:r>
      <w:r>
        <w:t xml:space="preserve">, we show that small amounts of either constant or density-dependent straying result in longer recovery times for the dominant population because there is enough isolation to allow the surviving </w:t>
      </w:r>
      <w:proofErr w:type="spellStart"/>
      <w:r>
        <w:t>subordinant</w:t>
      </w:r>
      <w:proofErr w:type="spellEnd"/>
      <w:r>
        <w:t xml:space="preserve"> population </w:t>
      </w:r>
      <w:del w:id="414" w:author="pwestley" w:date="2017-05-30T10:24:00Z">
        <w:r w:rsidDel="000149B4">
          <w:delText xml:space="preserve">locally </w:delText>
        </w:r>
      </w:del>
      <w:ins w:id="415" w:author="pwestley" w:date="2017-05-30T10:24:00Z">
        <w:r w:rsidR="000149B4">
          <w:t xml:space="preserve">to slowly </w:t>
        </w:r>
      </w:ins>
      <w:r>
        <w:t xml:space="preserve">adapt towards its own </w:t>
      </w:r>
      <w:commentRangeStart w:id="416"/>
      <w:r>
        <w:t>optimum</w:t>
      </w:r>
      <w:commentRangeEnd w:id="416"/>
      <w:r w:rsidR="00136C3C">
        <w:rPr>
          <w:rStyle w:val="CommentReference"/>
        </w:rPr>
        <w:commentReference w:id="416"/>
      </w:r>
      <w:ins w:id="417" w:author="pwestley" w:date="2017-05-30T10:29:00Z">
        <w:r w:rsidR="00136C3C">
          <w:t xml:space="preserve"> and therefore strays from that population will be maladaptive in the dominant site</w:t>
        </w:r>
      </w:ins>
      <w:r>
        <w:t>. As selection</w:t>
      </w:r>
      <w:ins w:id="418" w:author="pwestley" w:date="2017-05-30T10:24:00Z">
        <w:r w:rsidR="000149B4">
          <w:t xml:space="preserve"> </w:t>
        </w:r>
      </w:ins>
      <w:del w:id="419" w:author="pwestley" w:date="2017-05-30T10:30:00Z">
        <w:r w:rsidDel="00136C3C">
          <w:delText xml:space="preserve"> </w:delText>
        </w:r>
      </w:del>
      <w:r>
        <w:t>pushes the subordinate population away from the dominant trait optimum, the recovery of the extinct population is slowed (figure [</w:t>
      </w:r>
      <w:proofErr w:type="spellStart"/>
      <w:r>
        <w:t>fig</w:t>
      </w:r>
      <w:proofErr w:type="gramStart"/>
      <w:r>
        <w:t>:mtheta</w:t>
      </w:r>
      <w:proofErr w:type="spellEnd"/>
      <w:proofErr w:type="gramEnd"/>
      <w:r>
        <w:t>]). This may have particular conservation implications</w:t>
      </w:r>
      <w:ins w:id="420" w:author="pwestley" w:date="2017-05-30T10:30:00Z">
        <w:r w:rsidR="00136C3C">
          <w:t xml:space="preserve"> for considerations of aiding dispersal following disturbances</w:t>
        </w:r>
      </w:ins>
      <w:ins w:id="421" w:author="pwestley" w:date="2017-05-30T10:31:00Z">
        <w:r w:rsidR="00136C3C">
          <w:t xml:space="preserve"> or reconnections of lost </w:t>
        </w:r>
        <w:commentRangeStart w:id="422"/>
        <w:r w:rsidR="00136C3C">
          <w:t>habitats</w:t>
        </w:r>
      </w:ins>
      <w:commentRangeEnd w:id="422"/>
      <w:ins w:id="423" w:author="pwestley" w:date="2017-05-30T10:34:00Z">
        <w:r w:rsidR="00136C3C">
          <w:rPr>
            <w:rStyle w:val="CommentReference"/>
          </w:rPr>
          <w:commentReference w:id="422"/>
        </w:r>
      </w:ins>
      <w:ins w:id="424" w:author="pwestley" w:date="2017-05-30T10:31:00Z">
        <w:r w:rsidR="00136C3C">
          <w:t>.</w:t>
        </w:r>
      </w:ins>
      <w:r>
        <w:t xml:space="preserve">... </w:t>
      </w:r>
      <w:commentRangeStart w:id="425"/>
      <w:r>
        <w:t xml:space="preserve">Moreover, local temperature regimes are known to play a central role in dictating local </w:t>
      </w:r>
      <w:proofErr w:type="spellStart"/>
      <w:r>
        <w:t>adapation</w:t>
      </w:r>
      <w:proofErr w:type="spellEnd"/>
      <w:r>
        <w:t xml:space="preserve"> of salmon populations (REFS). If temperature is the primary determinant of </w:t>
      </w:r>
      <m:oMath>
        <m:r>
          <w:rPr>
            <w:rFonts w:ascii="Cambria Math" w:hAnsi="Cambria Math"/>
          </w:rPr>
          <m:t>Δθ</m:t>
        </m:r>
      </m:oMath>
      <w:r>
        <w:t xml:space="preserve"> in terms of our model, this would suggest that populations spanning North-South gradients are more predisposed to distance dependent dynamics. In </w:t>
      </w:r>
      <w:proofErr w:type="spellStart"/>
      <w:r>
        <w:t>constrast</w:t>
      </w:r>
      <w:proofErr w:type="spellEnd"/>
      <w:r>
        <w:t xml:space="preserve">, the relationship between the rate of straying and habitat heterogeneity may be less clear-cut for populations spanning an East-West gradient, where distant habitats may equally fitting for straying populations. </w:t>
      </w:r>
      <w:proofErr w:type="gramStart"/>
      <w:r>
        <w:t>(</w:t>
      </w:r>
      <w:proofErr w:type="spellStart"/>
      <w:r>
        <w:t>Bristal</w:t>
      </w:r>
      <w:proofErr w:type="spellEnd"/>
      <w:r>
        <w:t xml:space="preserve"> Bay vs. California???)</w:t>
      </w:r>
      <w:commentRangeEnd w:id="425"/>
      <w:proofErr w:type="gramEnd"/>
      <w:r w:rsidR="00136C3C">
        <w:rPr>
          <w:rStyle w:val="CommentReference"/>
        </w:rPr>
        <w:commentReference w:id="425"/>
      </w:r>
    </w:p>
    <w:p w14:paraId="779F3B28" w14:textId="56B20908" w:rsidR="00A64E19" w:rsidDel="003C04A4" w:rsidRDefault="008E2445">
      <w:pPr>
        <w:pStyle w:val="BodyText"/>
        <w:rPr>
          <w:del w:id="426" w:author="pwestley" w:date="2017-05-30T09:49:00Z"/>
        </w:rPr>
      </w:pPr>
      <w:commentRangeStart w:id="427"/>
      <w:del w:id="428" w:author="pwestley" w:date="2017-05-30T09:49:00Z">
        <w:r w:rsidDel="003C04A4">
          <w:delText xml:space="preserve">This issue is largely concerned with the notion that straying in biological systems where movement is a function of collective navigation may be density dependent. Berdahl et al. </w:delText>
        </w:r>
        <w:r w:rsidDel="003C04A4">
          <w:lastRenderedPageBreak/>
          <w:delText>(REF) provided a mechanistic hypothesis for density dependent straying where the proportion of the population that strays is less than the probability that a single individual takes the wrong turn. Neither the transient nor asymptotic dynamics that we describe here qualitatively differ as a function of whether the rate of straying is constant or density dependent, however we observe important quantitative differences that suggest density dependent straying may play an important role in the persistence of metapopulations over evolutionary time.</w:delText>
        </w:r>
        <w:commentRangeEnd w:id="427"/>
        <w:r w:rsidR="00F61D95" w:rsidDel="003C04A4">
          <w:rPr>
            <w:rStyle w:val="CommentReference"/>
          </w:rPr>
          <w:commentReference w:id="427"/>
        </w:r>
      </w:del>
    </w:p>
    <w:p w14:paraId="32AD7228" w14:textId="14B77270" w:rsidR="00A64E19" w:rsidDel="003C04A4" w:rsidRDefault="008E2445">
      <w:pPr>
        <w:pStyle w:val="BodyText"/>
        <w:rPr>
          <w:ins w:id="429" w:author="Jonathan Moore" w:date="2017-05-29T13:52:00Z"/>
          <w:del w:id="430" w:author="pwestley" w:date="2017-05-30T09:49:00Z"/>
        </w:rPr>
      </w:pPr>
      <w:del w:id="431" w:author="pwestley" w:date="2017-05-30T09:49:00Z">
        <w:r w:rsidDel="003C04A4">
          <w:delText xml:space="preserve">First, density </w:delText>
        </w:r>
      </w:del>
      <w:ins w:id="432" w:author="Jonathan Moore" w:date="2017-05-29T13:45:00Z">
        <w:del w:id="433" w:author="pwestley" w:date="2017-05-30T09:49:00Z">
          <w:r w:rsidR="00F61D95" w:rsidDel="003C04A4">
            <w:delText>density-</w:delText>
          </w:r>
        </w:del>
      </w:ins>
      <w:del w:id="434" w:author="pwestley" w:date="2017-05-30T09:49:00Z">
        <w:r w:rsidDel="003C04A4">
          <w:delText xml:space="preserve">dependent straying reduces the time to recovery following an induced disturbance, and this is particularly true in the case of near-collapse of both populations (figure [fig:relax]b). This dynamic emerges although both populations are near-collapse, and the mean trait values of both are scewed towards those of the dominant population, the straying rates are also higher because of the low-densities after collapse, and this permits faster recovery (figure [fig:relaxtraj_bothlh]). Second, density dependent straying increases the portfolio effects when the steady </w:delText>
        </w:r>
      </w:del>
      <w:ins w:id="435" w:author="Jonathan Moore" w:date="2017-05-29T13:46:00Z">
        <w:del w:id="436" w:author="pwestley" w:date="2017-05-30T09:49:00Z">
          <w:r w:rsidR="00F61D95" w:rsidDel="003C04A4">
            <w:delText>steady-</w:delText>
          </w:r>
        </w:del>
      </w:ins>
      <w:del w:id="437" w:author="pwestley" w:date="2017-05-30T09:49:00Z">
        <w:r w:rsidDel="003C04A4">
          <w:delText xml:space="preserve">state straying rate is </w:delText>
        </w:r>
      </w:del>
      <w:ins w:id="438" w:author="Jonathan Moore" w:date="2017-05-29T13:47:00Z">
        <w:del w:id="439" w:author="pwestley" w:date="2017-05-30T09:49:00Z">
          <w:r w:rsidR="00F61D95" w:rsidDel="003C04A4">
            <w:delText>at an intermediate level</w:delText>
          </w:r>
        </w:del>
      </w:ins>
      <w:del w:id="440" w:author="pwestley" w:date="2017-05-30T09:49:00Z">
        <w:r w:rsidDel="003C04A4">
          <w:delText xml:space="preserve">higher (for both low- and high-density populations). </w:delText>
        </w:r>
        <w:commentRangeStart w:id="441"/>
        <w:r w:rsidDel="003C04A4">
          <w:delText xml:space="preserve">This finding is at odds with previous theoretical work on density dependent straying in herring populations, showing that the PE is lowered with increased connectivity, but did not include natural selection of local phenotypes </w:delText>
        </w:r>
        <w:commentRangeEnd w:id="441"/>
        <w:r w:rsidR="00F61D95" w:rsidDel="003C04A4">
          <w:rPr>
            <w:rStyle w:val="CommentReference"/>
          </w:rPr>
          <w:commentReference w:id="441"/>
        </w:r>
        <w:r w:rsidDel="003C04A4">
          <w:delText xml:space="preserve">. Third, while habitat heterogeneity is interpreted here in elevating the difference in trait optima between sites, it both increases the portfolio effect and lowers recovery time at low rates of straying, but has the opposite effect at higher rates of straying. Surprisingly, </w:delText>
        </w:r>
        <w:commentRangeStart w:id="442"/>
        <w:r w:rsidDel="003C04A4">
          <w:delText xml:space="preserve">we find that density dependent straying both exaggerates the negative effects when </w:delText>
        </w:r>
        <m:oMath>
          <m:sSup>
            <m:sSupPr>
              <m:ctrlPr>
                <w:rPr>
                  <w:rFonts w:ascii="Cambria Math" w:hAnsi="Cambria Math"/>
                </w:rPr>
              </m:ctrlPr>
            </m:sSupPr>
            <m:e>
              <m:r>
                <w:rPr>
                  <w:rFonts w:ascii="Cambria Math" w:hAnsi="Cambria Math"/>
                </w:rPr>
                <m:t>m</m:t>
              </m:r>
            </m:e>
            <m:sup>
              <m:r>
                <w:rPr>
                  <w:rFonts w:ascii="Cambria Math" w:hAnsi="Cambria Math"/>
                </w:rPr>
                <m:t>*</m:t>
              </m:r>
            </m:sup>
          </m:sSup>
        </m:oMath>
        <w:r w:rsidDel="003C04A4">
          <w:delText xml:space="preserve"> is low (marginally lower portfolio effects, but substantially longer return times; figures [fig:thetaPE]b, [fig:relaxtheta]a,b) and exaggerates the positive effects when </w:delText>
        </w:r>
        <m:oMath>
          <m:sSup>
            <m:sSupPr>
              <m:ctrlPr>
                <w:rPr>
                  <w:rFonts w:ascii="Cambria Math" w:hAnsi="Cambria Math"/>
                </w:rPr>
              </m:ctrlPr>
            </m:sSupPr>
            <m:e>
              <m:r>
                <w:rPr>
                  <w:rFonts w:ascii="Cambria Math" w:hAnsi="Cambria Math"/>
                </w:rPr>
                <m:t>m</m:t>
              </m:r>
            </m:e>
            <m:sup>
              <m:r>
                <w:rPr>
                  <w:rFonts w:ascii="Cambria Math" w:hAnsi="Cambria Math"/>
                </w:rPr>
                <m:t>*</m:t>
              </m:r>
            </m:sup>
          </m:sSup>
        </m:oMath>
        <w:r w:rsidDel="003C04A4">
          <w:delText xml:space="preserve"> is high (higher portfolio effects, and shorter return times).</w:delText>
        </w:r>
        <w:commentRangeEnd w:id="442"/>
        <w:r w:rsidR="00F61D95" w:rsidDel="003C04A4">
          <w:rPr>
            <w:rStyle w:val="CommentReference"/>
          </w:rPr>
          <w:commentReference w:id="442"/>
        </w:r>
      </w:del>
    </w:p>
    <w:p w14:paraId="43012F7D" w14:textId="5A48C451" w:rsidR="00F926E8" w:rsidRDefault="00F926E8">
      <w:pPr>
        <w:pStyle w:val="BodyText"/>
        <w:rPr>
          <w:ins w:id="443" w:author="Jonathan Moore" w:date="2017-05-29T13:52:00Z"/>
        </w:rPr>
      </w:pPr>
      <w:ins w:id="444" w:author="Jonathan Moore" w:date="2017-05-29T13:52:00Z">
        <w:r>
          <w:t xml:space="preserve">Our model is a simple framework for an initial consideration of the eco-evolutionary dynamics of </w:t>
        </w:r>
        <w:proofErr w:type="spellStart"/>
        <w:r>
          <w:t>metapopulation</w:t>
        </w:r>
        <w:proofErr w:type="spellEnd"/>
        <w:r>
          <w:t xml:space="preserve"> and accordingly made assumptions that are </w:t>
        </w:r>
      </w:ins>
      <w:ins w:id="445" w:author="Jonathan Moore" w:date="2017-05-29T13:53:00Z">
        <w:r>
          <w:t xml:space="preserve">important to clarify. First, our model did not consider the role of straying and dispersal in introducing new genetic material that can combat genetic challenges of small populations such as </w:t>
        </w:r>
        <w:commentRangeStart w:id="446"/>
        <w:r>
          <w:t>inbreeding</w:t>
        </w:r>
      </w:ins>
      <w:commentRangeEnd w:id="446"/>
      <w:r w:rsidR="005161E6">
        <w:rPr>
          <w:rStyle w:val="CommentReference"/>
        </w:rPr>
        <w:commentReference w:id="446"/>
      </w:r>
      <w:ins w:id="447" w:author="Jonathan Moore" w:date="2017-05-29T13:53:00Z">
        <w:r>
          <w:t>. Second, our model did not</w:t>
        </w:r>
      </w:ins>
      <w:ins w:id="448" w:author="Jonathan Moore" w:date="2017-05-29T13:54:00Z">
        <w:r>
          <w:t xml:space="preserve"> incorporate the potential genetic underpinnings of response diversity and asynchrony. We anticipate that including a link between genetic divergence and population stochasticity would exacerbate the </w:t>
        </w:r>
      </w:ins>
      <w:ins w:id="449" w:author="Jonathan Moore" w:date="2017-05-29T13:55:00Z">
        <w:r>
          <w:t xml:space="preserve">rate at which higher straying would synchronize populations. Third, our model </w:t>
        </w:r>
      </w:ins>
      <w:ins w:id="450" w:author="Jonathan Moore" w:date="2017-05-29T13:56:00Z">
        <w:r>
          <w:t>assumed that strays were incorporated into the trait distribution of the recipient populations—</w:t>
        </w:r>
      </w:ins>
      <w:ins w:id="451" w:author="Jonathan Moore" w:date="2017-05-29T13:57:00Z">
        <w:r>
          <w:t>in natural systems i</w:t>
        </w:r>
      </w:ins>
      <w:ins w:id="452" w:author="Jonathan Moore" w:date="2017-05-29T13:56:00Z">
        <w:r>
          <w:t xml:space="preserve">t is possible that strays may die prior to reproduction when </w:t>
        </w:r>
      </w:ins>
      <w:ins w:id="453" w:author="Jonathan Moore" w:date="2017-05-29T13:57:00Z">
        <w:r>
          <w:t>the two habitats are highly divergent</w:t>
        </w:r>
      </w:ins>
      <w:ins w:id="454" w:author="Jonathan Moore" w:date="2017-05-29T13:55:00Z">
        <w:r>
          <w:t xml:space="preserve">. Fourth, natural systems are quite </w:t>
        </w:r>
      </w:ins>
      <w:ins w:id="455" w:author="pwestley" w:date="2017-05-30T10:40:00Z">
        <w:r w:rsidR="005161E6">
          <w:t xml:space="preserve">temporally? </w:t>
        </w:r>
      </w:ins>
      <w:proofErr w:type="gramStart"/>
      <w:ins w:id="456" w:author="Jonathan Moore" w:date="2017-05-29T13:55:00Z">
        <w:r>
          <w:t>variable</w:t>
        </w:r>
        <w:proofErr w:type="gramEnd"/>
        <w:r>
          <w:t xml:space="preserve">, which could push </w:t>
        </w:r>
        <w:del w:id="457" w:author="pwestley" w:date="2017-05-30T10:40:00Z">
          <w:r w:rsidDel="005161E6">
            <w:delText xml:space="preserve">be constantly pushing </w:delText>
          </w:r>
        </w:del>
        <w:r>
          <w:t xml:space="preserve">systems out of </w:t>
        </w:r>
      </w:ins>
      <w:ins w:id="458" w:author="Jonathan Moore" w:date="2017-05-29T13:56:00Z">
        <w:r>
          <w:t xml:space="preserve">steady-state dynamics, which is what our model focused on. </w:t>
        </w:r>
      </w:ins>
      <w:ins w:id="459" w:author="Jonathan Moore" w:date="2017-05-29T13:57:00Z">
        <w:r>
          <w:t>Fifth, we focused on an extremely simple system of two linked populations. While more linked populations</w:t>
        </w:r>
      </w:ins>
      <w:ins w:id="460" w:author="Jonathan Moore" w:date="2017-05-29T13:58:00Z">
        <w:r>
          <w:t xml:space="preserve"> would introduce additional complexity, we predict that our qualitative results would apply to more complicated systems. It is clear that understanding the eco-evolutionary dynamics of </w:t>
        </w:r>
        <w:proofErr w:type="spellStart"/>
        <w:r>
          <w:t>metapopulations</w:t>
        </w:r>
        <w:proofErr w:type="spellEnd"/>
        <w:r>
          <w:t xml:space="preserve"> is a</w:t>
        </w:r>
      </w:ins>
      <w:ins w:id="461" w:author="Jonathan Moore" w:date="2017-05-29T13:59:00Z">
        <w:r>
          <w:t xml:space="preserve"> rich area for further </w:t>
        </w:r>
        <w:commentRangeStart w:id="462"/>
        <w:r>
          <w:t>research</w:t>
        </w:r>
      </w:ins>
      <w:commentRangeEnd w:id="462"/>
      <w:r w:rsidR="005161E6">
        <w:rPr>
          <w:rStyle w:val="CommentReference"/>
        </w:rPr>
        <w:commentReference w:id="462"/>
      </w:r>
      <w:ins w:id="463" w:author="Jonathan Moore" w:date="2017-05-29T13:59:00Z">
        <w:r>
          <w:t xml:space="preserve">. </w:t>
        </w:r>
      </w:ins>
    </w:p>
    <w:p w14:paraId="1F87A8C7" w14:textId="5E5A3734" w:rsidR="00A12CE6" w:rsidRDefault="00F926E8">
      <w:pPr>
        <w:pStyle w:val="BodyText"/>
        <w:rPr>
          <w:ins w:id="464" w:author="Jonathan Moore" w:date="2017-05-29T14:16:00Z"/>
        </w:rPr>
      </w:pPr>
      <w:ins w:id="465" w:author="Jonathan Moore" w:date="2017-05-29T13:59:00Z">
        <w:del w:id="466" w:author="pwestley" w:date="2017-05-30T10:49:00Z">
          <w:r w:rsidDel="008E16D4">
            <w:delText>Ou</w:delText>
          </w:r>
        </w:del>
      </w:ins>
      <w:ins w:id="467" w:author="pwestley" w:date="2017-05-30T10:49:00Z">
        <w:r w:rsidR="008E16D4">
          <w:t xml:space="preserve">Although </w:t>
        </w:r>
      </w:ins>
      <w:ins w:id="468" w:author="Jonathan Moore" w:date="2017-05-29T13:59:00Z">
        <w:del w:id="469" w:author="pwestley" w:date="2017-05-30T10:49:00Z">
          <w:r w:rsidDel="008E16D4">
            <w:delText>r</w:delText>
          </w:r>
        </w:del>
      </w:ins>
      <w:ins w:id="470" w:author="pwestley" w:date="2017-05-30T10:49:00Z">
        <w:r w:rsidR="008E16D4">
          <w:t>our</w:t>
        </w:r>
      </w:ins>
      <w:ins w:id="471" w:author="Jonathan Moore" w:date="2017-05-29T13:59:00Z">
        <w:r>
          <w:t xml:space="preserve"> study was </w:t>
        </w:r>
        <w:del w:id="472" w:author="pwestley" w:date="2017-05-30T10:43:00Z">
          <w:r w:rsidDel="005161E6">
            <w:delText xml:space="preserve">loosely </w:delText>
          </w:r>
        </w:del>
        <w:r>
          <w:t xml:space="preserve">inspired by salmon </w:t>
        </w:r>
      </w:ins>
      <w:proofErr w:type="spellStart"/>
      <w:ins w:id="473" w:author="pwestley" w:date="2017-05-30T10:43:00Z">
        <w:r w:rsidR="005161E6">
          <w:t>metapopulation</w:t>
        </w:r>
        <w:proofErr w:type="spellEnd"/>
        <w:r w:rsidR="005161E6">
          <w:t xml:space="preserve"> </w:t>
        </w:r>
      </w:ins>
      <w:ins w:id="474" w:author="Jonathan Moore" w:date="2017-05-29T13:59:00Z">
        <w:r>
          <w:t xml:space="preserve">systems </w:t>
        </w:r>
        <w:del w:id="475" w:author="pwestley" w:date="2017-05-30T10:43:00Z">
          <w:r w:rsidDel="005161E6">
            <w:delText>and</w:delText>
          </w:r>
        </w:del>
      </w:ins>
      <w:ins w:id="476" w:author="pwestley" w:date="2017-05-30T10:43:00Z">
        <w:r w:rsidR="005161E6">
          <w:t>yet</w:t>
        </w:r>
      </w:ins>
      <w:ins w:id="477" w:author="Jonathan Moore" w:date="2017-05-29T13:59:00Z">
        <w:r>
          <w:t xml:space="preserve"> we</w:t>
        </w:r>
        <w:r w:rsidR="00A12CE6">
          <w:t xml:space="preserve"> </w:t>
        </w:r>
        <w:del w:id="478" w:author="pwestley" w:date="2017-05-30T10:43:00Z">
          <w:r w:rsidR="00A12CE6" w:rsidDel="005161E6">
            <w:delText>believe</w:delText>
          </w:r>
        </w:del>
      </w:ins>
      <w:ins w:id="479" w:author="pwestley" w:date="2017-05-30T10:43:00Z">
        <w:r w:rsidR="005161E6">
          <w:t>suggest</w:t>
        </w:r>
      </w:ins>
      <w:ins w:id="480" w:author="Jonathan Moore" w:date="2017-05-29T13:59:00Z">
        <w:r w:rsidR="00A12CE6">
          <w:t xml:space="preserve"> that our results have</w:t>
        </w:r>
      </w:ins>
      <w:ins w:id="481" w:author="Jonathan Moore" w:date="2017-05-29T14:13:00Z">
        <w:r w:rsidR="00A12CE6">
          <w:t xml:space="preserve"> </w:t>
        </w:r>
        <w:del w:id="482" w:author="pwestley" w:date="2017-05-30T10:43:00Z">
          <w:r w:rsidR="00A12CE6" w:rsidDel="005161E6">
            <w:delText xml:space="preserve">interesting </w:delText>
          </w:r>
        </w:del>
      </w:ins>
      <w:ins w:id="483" w:author="pwestley" w:date="2017-05-30T10:44:00Z">
        <w:r w:rsidR="005161E6">
          <w:t xml:space="preserve">important </w:t>
        </w:r>
      </w:ins>
      <w:ins w:id="484" w:author="Jonathan Moore" w:date="2017-05-29T14:13:00Z">
        <w:r w:rsidR="00A12CE6">
          <w:t>implications for the</w:t>
        </w:r>
        <w:del w:id="485" w:author="pwestley" w:date="2017-05-30T10:44:00Z">
          <w:r w:rsidR="00A12CE6" w:rsidDel="005161E6">
            <w:delText>ir</w:delText>
          </w:r>
        </w:del>
        <w:r w:rsidR="00A12CE6">
          <w:t xml:space="preserve"> </w:t>
        </w:r>
      </w:ins>
      <w:ins w:id="486" w:author="Jonathan Moore" w:date="2017-05-29T13:59:00Z">
        <w:r>
          <w:t>conservation and management</w:t>
        </w:r>
      </w:ins>
      <w:ins w:id="487" w:author="pwestley" w:date="2017-05-30T10:44:00Z">
        <w:r w:rsidR="005161E6">
          <w:t xml:space="preserve"> of salmon and potentially for other migratory </w:t>
        </w:r>
        <w:proofErr w:type="spellStart"/>
        <w:r w:rsidR="005161E6">
          <w:t>metapopulations</w:t>
        </w:r>
        <w:proofErr w:type="spellEnd"/>
        <w:r w:rsidR="005161E6">
          <w:t xml:space="preserve"> as well</w:t>
        </w:r>
      </w:ins>
      <w:ins w:id="488" w:author="Jonathan Moore" w:date="2017-05-29T13:59:00Z">
        <w:r>
          <w:t xml:space="preserve">. First, we </w:t>
        </w:r>
      </w:ins>
      <w:ins w:id="489" w:author="Jonathan Moore" w:date="2017-05-29T14:00:00Z">
        <w:r>
          <w:t xml:space="preserve">find that high stray rates </w:t>
        </w:r>
      </w:ins>
      <w:ins w:id="490" w:author="Jonathan Moore" w:date="2017-05-29T14:23:00Z">
        <w:r w:rsidR="0080643B">
          <w:t>generally</w:t>
        </w:r>
      </w:ins>
      <w:ins w:id="491" w:author="Jonathan Moore" w:date="2017-05-29T14:00:00Z">
        <w:r>
          <w:t xml:space="preserve"> decrease the </w:t>
        </w:r>
        <w:r>
          <w:lastRenderedPageBreak/>
          <w:t xml:space="preserve">robustness of </w:t>
        </w:r>
        <w:proofErr w:type="spellStart"/>
        <w:r>
          <w:t>metapopulations</w:t>
        </w:r>
      </w:ins>
      <w:proofErr w:type="spellEnd"/>
      <w:ins w:id="492" w:author="Jonathan Moore" w:date="2017-05-29T14:23:00Z">
        <w:r w:rsidR="0080643B">
          <w:t xml:space="preserve"> through both ecological a</w:t>
        </w:r>
        <w:bookmarkStart w:id="493" w:name="_GoBack"/>
        <w:bookmarkEnd w:id="493"/>
        <w:r w:rsidR="0080643B">
          <w:t>nd evolutionary processes</w:t>
        </w:r>
      </w:ins>
      <w:ins w:id="494" w:author="Jonathan Moore" w:date="2017-05-29T14:00:00Z">
        <w:r>
          <w:t xml:space="preserve">. Thus, human activities that alter straying rates could have unintended consequences. For example, </w:t>
        </w:r>
      </w:ins>
      <w:ins w:id="495" w:author="Jonathan Moore" w:date="2017-05-29T14:02:00Z">
        <w:r w:rsidR="008315FA">
          <w:t xml:space="preserve">salmon produced by hatcheries often stray into </w:t>
        </w:r>
      </w:ins>
      <w:ins w:id="496" w:author="pwestley" w:date="2017-05-30T10:46:00Z">
        <w:r w:rsidR="005161E6">
          <w:t xml:space="preserve">proximate </w:t>
        </w:r>
      </w:ins>
      <w:ins w:id="497" w:author="Jonathan Moore" w:date="2017-05-29T14:02:00Z">
        <w:r w:rsidR="008315FA">
          <w:t xml:space="preserve">wild </w:t>
        </w:r>
        <w:commentRangeStart w:id="498"/>
        <w:r w:rsidR="008315FA">
          <w:t>populations</w:t>
        </w:r>
      </w:ins>
      <w:commentRangeEnd w:id="498"/>
      <w:r w:rsidR="005161E6">
        <w:rPr>
          <w:rStyle w:val="CommentReference"/>
        </w:rPr>
        <w:commentReference w:id="498"/>
      </w:r>
      <w:ins w:id="499" w:author="pwestley" w:date="2017-05-30T10:45:00Z">
        <w:r w:rsidR="005161E6">
          <w:t xml:space="preserve"> </w:t>
        </w:r>
      </w:ins>
      <w:ins w:id="500" w:author="Jonathan Moore" w:date="2017-05-29T14:02:00Z">
        <w:r w:rsidR="008315FA">
          <w:t>. Wild populations with more strays generally have lower fitness likely du</w:t>
        </w:r>
      </w:ins>
      <w:ins w:id="501" w:author="Jonathan Moore" w:date="2017-05-29T14:03:00Z">
        <w:r w:rsidR="008315FA">
          <w:t>e in part to the introduction of maladapted genes (</w:t>
        </w:r>
        <w:del w:id="502" w:author="pwestley" w:date="2017-05-30T10:46:00Z">
          <w:r w:rsidR="008315FA" w:rsidDel="005161E6">
            <w:delText xml:space="preserve">Peter </w:delText>
          </w:r>
          <w:commentRangeStart w:id="503"/>
          <w:r w:rsidR="008315FA" w:rsidDel="005161E6">
            <w:delText>REFS</w:delText>
          </w:r>
        </w:del>
      </w:ins>
      <w:commentRangeEnd w:id="503"/>
      <w:r w:rsidR="005161E6">
        <w:rPr>
          <w:rStyle w:val="CommentReference"/>
        </w:rPr>
        <w:commentReference w:id="503"/>
      </w:r>
      <w:ins w:id="504" w:author="Jonathan Moore" w:date="2017-05-29T14:03:00Z">
        <w:del w:id="505" w:author="pwestley" w:date="2017-05-30T10:46:00Z">
          <w:r w:rsidR="008315FA" w:rsidDel="005161E6">
            <w:delText>?</w:delText>
          </w:r>
        </w:del>
        <w:r w:rsidR="008315FA">
          <w:t xml:space="preserve">). Further, hatchery production could erode asynchrony and portfolio effects in wild salmon </w:t>
        </w:r>
      </w:ins>
      <w:ins w:id="506" w:author="Jonathan Moore" w:date="2017-05-29T14:04:00Z">
        <w:r w:rsidR="008315FA">
          <w:t>meta-</w:t>
        </w:r>
      </w:ins>
      <w:ins w:id="507" w:author="Jonathan Moore" w:date="2017-05-29T14:03:00Z">
        <w:r w:rsidR="008315FA">
          <w:t xml:space="preserve">populations </w:t>
        </w:r>
      </w:ins>
      <w:ins w:id="508" w:author="Jonathan Moore" w:date="2017-05-29T14:04:00Z">
        <w:r w:rsidR="008315FA">
          <w:t>(Carlson et al</w:t>
        </w:r>
        <w:proofErr w:type="gramStart"/>
        <w:r w:rsidR="008315FA">
          <w:t>. ,</w:t>
        </w:r>
        <w:proofErr w:type="gramEnd"/>
        <w:r w:rsidR="008315FA">
          <w:t xml:space="preserve"> Moore et al. ). </w:t>
        </w:r>
      </w:ins>
      <w:ins w:id="509" w:author="Jonathan Moore" w:date="2017-05-29T14:14:00Z">
        <w:r w:rsidR="00A12CE6">
          <w:t xml:space="preserve">Alternatively, salmon stocking to try to speed up recovery times following dam removal could actually decrease recovery </w:t>
        </w:r>
      </w:ins>
      <w:ins w:id="510" w:author="Jonathan Moore" w:date="2017-05-29T14:15:00Z">
        <w:r w:rsidR="00A12CE6">
          <w:t xml:space="preserve">over longer time scales. Ongoing </w:t>
        </w:r>
      </w:ins>
      <w:ins w:id="511" w:author="Jonathan Moore" w:date="2017-05-29T14:16:00Z">
        <w:r w:rsidR="00A12CE6">
          <w:t xml:space="preserve">examinations of </w:t>
        </w:r>
      </w:ins>
      <w:ins w:id="512" w:author="Jonathan Moore" w:date="2017-05-29T14:19:00Z">
        <w:r w:rsidR="00A12CE6">
          <w:t xml:space="preserve">experimental </w:t>
        </w:r>
      </w:ins>
      <w:ins w:id="513" w:author="Jonathan Moore" w:date="2017-05-29T14:15:00Z">
        <w:r w:rsidR="00A12CE6">
          <w:t xml:space="preserve">restocking </w:t>
        </w:r>
      </w:ins>
      <w:ins w:id="514" w:author="Jonathan Moore" w:date="2017-05-29T14:16:00Z">
        <w:r w:rsidR="00A12CE6">
          <w:t>in the re</w:t>
        </w:r>
      </w:ins>
      <w:ins w:id="515" w:author="Jonathan Moore" w:date="2017-05-29T14:17:00Z">
        <w:r w:rsidR="00A12CE6">
          <w:t xml:space="preserve">cently re-opened </w:t>
        </w:r>
      </w:ins>
      <w:ins w:id="516" w:author="Jonathan Moore" w:date="2017-05-29T14:15:00Z">
        <w:r w:rsidR="00A12CE6">
          <w:t>Elwha River</w:t>
        </w:r>
      </w:ins>
      <w:ins w:id="517" w:author="Jonathan Moore" w:date="2017-05-29T14:16:00Z">
        <w:r w:rsidR="00A12CE6">
          <w:t xml:space="preserve"> </w:t>
        </w:r>
      </w:ins>
      <w:ins w:id="518" w:author="Jonathan Moore" w:date="2017-05-29T14:17:00Z">
        <w:r w:rsidR="00A12CE6">
          <w:t xml:space="preserve">(Washington State) </w:t>
        </w:r>
      </w:ins>
      <w:ins w:id="519" w:author="Jonathan Moore" w:date="2017-05-29T14:16:00Z">
        <w:r w:rsidR="00A12CE6">
          <w:t xml:space="preserve">will provide empirical insight into the potential short- and long-term consequences of facilitated </w:t>
        </w:r>
      </w:ins>
      <w:ins w:id="520" w:author="Jonathan Moore" w:date="2017-05-29T14:17:00Z">
        <w:r w:rsidR="00A12CE6">
          <w:t>recovery (</w:t>
        </w:r>
        <w:commentRangeStart w:id="521"/>
        <w:r w:rsidR="00A12CE6">
          <w:t>REF</w:t>
        </w:r>
        <w:commentRangeEnd w:id="521"/>
        <w:r w:rsidR="00A12CE6">
          <w:rPr>
            <w:rStyle w:val="CommentReference"/>
          </w:rPr>
          <w:commentReference w:id="521"/>
        </w:r>
        <w:r w:rsidR="00A12CE6">
          <w:t xml:space="preserve">). </w:t>
        </w:r>
      </w:ins>
      <w:ins w:id="522" w:author="Jonathan Moore" w:date="2017-05-29T14:19:00Z">
        <w:r w:rsidR="00A12CE6">
          <w:t>More generally, the current att</w:t>
        </w:r>
      </w:ins>
      <w:ins w:id="523" w:author="Jonathan Moore" w:date="2017-05-29T14:20:00Z">
        <w:r w:rsidR="00A12CE6">
          <w:t xml:space="preserve">ributes </w:t>
        </w:r>
      </w:ins>
      <w:ins w:id="524" w:author="Jonathan Moore" w:date="2017-05-29T14:21:00Z">
        <w:r w:rsidR="00A12CE6">
          <w:t xml:space="preserve">and resilience </w:t>
        </w:r>
      </w:ins>
      <w:ins w:id="525" w:author="Jonathan Moore" w:date="2017-05-29T14:20:00Z">
        <w:r w:rsidR="00A12CE6">
          <w:t xml:space="preserve">of salmon </w:t>
        </w:r>
        <w:proofErr w:type="spellStart"/>
        <w:r w:rsidR="00A12CE6">
          <w:t>metapopulations</w:t>
        </w:r>
        <w:proofErr w:type="spellEnd"/>
        <w:r w:rsidR="00A12CE6">
          <w:t xml:space="preserve"> are likely a function of their history of evolving in dynamic river systems that </w:t>
        </w:r>
      </w:ins>
      <w:ins w:id="526" w:author="Jonathan Moore" w:date="2017-05-29T14:22:00Z">
        <w:r w:rsidR="00A12CE6">
          <w:t xml:space="preserve">periodically went through massive disturbances such as landslides, </w:t>
        </w:r>
        <w:r w:rsidR="0080643B">
          <w:t xml:space="preserve">glaciers, and floods </w:t>
        </w:r>
      </w:ins>
      <w:ins w:id="527" w:author="Jonathan Moore" w:date="2017-05-29T14:20:00Z">
        <w:r w:rsidR="00A12CE6">
          <w:t>over different climatic regimes</w:t>
        </w:r>
      </w:ins>
      <w:ins w:id="528" w:author="Jonathan Moore" w:date="2017-05-29T14:21:00Z">
        <w:r w:rsidR="00A12CE6">
          <w:t xml:space="preserve"> (</w:t>
        </w:r>
        <w:proofErr w:type="spellStart"/>
        <w:r w:rsidR="00A12CE6">
          <w:t>Waples</w:t>
        </w:r>
        <w:proofErr w:type="spellEnd"/>
        <w:r w:rsidR="00A12CE6">
          <w:t xml:space="preserve"> et al. </w:t>
        </w:r>
        <w:commentRangeStart w:id="529"/>
        <w:r w:rsidR="00A12CE6">
          <w:t>2009</w:t>
        </w:r>
        <w:commentRangeEnd w:id="529"/>
        <w:r w:rsidR="00A12CE6">
          <w:rPr>
            <w:rStyle w:val="CommentReference"/>
          </w:rPr>
          <w:commentReference w:id="529"/>
        </w:r>
        <w:r w:rsidR="00A12CE6">
          <w:t xml:space="preserve">; </w:t>
        </w:r>
      </w:ins>
      <w:proofErr w:type="spellStart"/>
      <w:ins w:id="530" w:author="Jonathan Moore" w:date="2017-05-29T14:22:00Z">
        <w:r w:rsidR="0080643B">
          <w:t>Waples</w:t>
        </w:r>
        <w:proofErr w:type="spellEnd"/>
        <w:r w:rsidR="0080643B">
          <w:t xml:space="preserve"> et al. 2008</w:t>
        </w:r>
      </w:ins>
      <w:ins w:id="531" w:author="Jonathan Moore" w:date="2017-05-29T14:21:00Z">
        <w:r w:rsidR="00A12CE6">
          <w:t>)</w:t>
        </w:r>
      </w:ins>
      <w:ins w:id="532" w:author="Jonathan Moore" w:date="2017-05-29T14:20:00Z">
        <w:r w:rsidR="0080643B">
          <w:t>.</w:t>
        </w:r>
      </w:ins>
      <w:ins w:id="533" w:author="Jonathan Moore" w:date="2017-05-29T14:24:00Z">
        <w:r w:rsidR="0080643B">
          <w:t xml:space="preserve"> Given a massive disturbance that would reduce the numbers and extent of salmon, density-dependent straying would enable the small </w:t>
        </w:r>
      </w:ins>
      <w:ins w:id="534" w:author="Jonathan Moore" w:date="2017-05-29T14:25:00Z">
        <w:r w:rsidR="0080643B">
          <w:t xml:space="preserve">remaining population to rapidly recolonize across space </w:t>
        </w:r>
      </w:ins>
      <w:ins w:id="535" w:author="Jonathan Moore" w:date="2017-05-29T14:29:00Z">
        <w:r w:rsidR="0080643B">
          <w:t>via</w:t>
        </w:r>
      </w:ins>
      <w:ins w:id="536" w:author="Jonathan Moore" w:date="2017-05-29T14:25:00Z">
        <w:r w:rsidR="0080643B">
          <w:t xml:space="preserve"> high straying rates</w:t>
        </w:r>
      </w:ins>
      <w:ins w:id="537" w:author="Jonathan Moore" w:date="2017-05-29T14:27:00Z">
        <w:r w:rsidR="0080643B">
          <w:t>. As population numbers increase and stray rates decre</w:t>
        </w:r>
      </w:ins>
      <w:ins w:id="538" w:author="Jonathan Moore" w:date="2017-05-29T14:28:00Z">
        <w:r w:rsidR="0080643B">
          <w:t xml:space="preserve">ase, the </w:t>
        </w:r>
        <w:proofErr w:type="spellStart"/>
        <w:r w:rsidR="0080643B">
          <w:t>metapopulation</w:t>
        </w:r>
        <w:proofErr w:type="spellEnd"/>
        <w:r w:rsidR="0080643B">
          <w:t xml:space="preserve"> could achieve higher production due to fine-scale local adaptation</w:t>
        </w:r>
      </w:ins>
      <w:ins w:id="539" w:author="Jonathan Moore" w:date="2017-05-29T14:29:00Z">
        <w:r w:rsidR="0080643B">
          <w:t xml:space="preserve"> unhindered by high rates of malad</w:t>
        </w:r>
      </w:ins>
      <w:ins w:id="540" w:author="Jonathan Moore" w:date="2017-05-29T14:30:00Z">
        <w:r w:rsidR="0080643B">
          <w:t>aptive strays</w:t>
        </w:r>
      </w:ins>
      <w:ins w:id="541" w:author="Jonathan Moore" w:date="2017-05-29T14:28:00Z">
        <w:r w:rsidR="0080643B">
          <w:t xml:space="preserve">. </w:t>
        </w:r>
      </w:ins>
      <w:ins w:id="542" w:author="Jonathan Moore" w:date="2017-05-29T14:26:00Z">
        <w:r w:rsidR="0080643B">
          <w:t xml:space="preserve">Indeed, we found that density-dependent migration appears to increase the robustness of </w:t>
        </w:r>
        <w:proofErr w:type="spellStart"/>
        <w:r w:rsidR="0080643B">
          <w:t>metapopulat</w:t>
        </w:r>
      </w:ins>
      <w:ins w:id="543" w:author="Jonathan Moore" w:date="2017-05-29T14:27:00Z">
        <w:r w:rsidR="0080643B">
          <w:t>ions</w:t>
        </w:r>
      </w:ins>
      <w:proofErr w:type="spellEnd"/>
      <w:ins w:id="544" w:author="Jonathan Moore" w:date="2017-05-29T14:28:00Z">
        <w:r w:rsidR="0080643B">
          <w:t xml:space="preserve"> faced with </w:t>
        </w:r>
      </w:ins>
      <w:ins w:id="545" w:author="Jonathan Moore" w:date="2017-05-29T14:29:00Z">
        <w:r w:rsidR="0080643B">
          <w:t>large-scale disturbance</w:t>
        </w:r>
      </w:ins>
      <w:ins w:id="546" w:author="Jonathan Moore" w:date="2017-05-29T14:27:00Z">
        <w:r w:rsidR="0080643B">
          <w:t xml:space="preserve">. </w:t>
        </w:r>
      </w:ins>
      <w:ins w:id="547" w:author="Jonathan Moore" w:date="2017-05-29T14:30:00Z">
        <w:r w:rsidR="0080643B">
          <w:t xml:space="preserve">While collective migration is thought to be an emergent property based on individual decision-making, it may actually enable robust </w:t>
        </w:r>
        <w:proofErr w:type="spellStart"/>
        <w:r w:rsidR="0080643B">
          <w:t>metapopulations</w:t>
        </w:r>
        <w:proofErr w:type="spellEnd"/>
        <w:r w:rsidR="0080643B">
          <w:t xml:space="preserve"> in dynamic and disturbed environments. </w:t>
        </w:r>
      </w:ins>
      <w:ins w:id="548" w:author="pwestley" w:date="2017-05-30T10:51:00Z">
        <w:r w:rsidR="008E16D4">
          <w:t xml:space="preserve">Indeed our results indicate that </w:t>
        </w:r>
      </w:ins>
      <w:ins w:id="549" w:author="pwestley" w:date="2017-05-30T10:50:00Z">
        <w:r w:rsidR="008E16D4">
          <w:t>the portfolio effect and the time to rec</w:t>
        </w:r>
        <w:r w:rsidR="008E16D4">
          <w:t xml:space="preserve">overy following a disturbance </w:t>
        </w:r>
        <w:r w:rsidR="008E16D4">
          <w:t xml:space="preserve">are strongly influenced by the rate at which individuals from a donor population stray into habitats occupied by a recipient population. </w:t>
        </w:r>
        <w:proofErr w:type="gramStart"/>
        <w:r w:rsidR="008E16D4">
          <w:t>Importantly, density-dependent straying, which may occur when individuals collectively navigate, can both increase the portfolio and lower the time to recovery following a disturbance, which is anticipated to promote persistence.</w:t>
        </w:r>
        <w:proofErr w:type="gramEnd"/>
        <w:r w:rsidR="008E16D4">
          <w:t xml:space="preserve"> We suggest that understanding the spatial complexity of </w:t>
        </w:r>
        <w:proofErr w:type="spellStart"/>
        <w:r w:rsidR="008E16D4">
          <w:t>metapopulations</w:t>
        </w:r>
        <w:proofErr w:type="spellEnd"/>
        <w:r w:rsidR="008E16D4">
          <w:t xml:space="preserve"> dispersing across heterogeneous environments, combined with the mosaic of selective forces acting on those environments, may be </w:t>
        </w:r>
        <w:proofErr w:type="gramStart"/>
        <w:r w:rsidR="008E16D4">
          <w:t>key</w:t>
        </w:r>
        <w:proofErr w:type="gramEnd"/>
        <w:r w:rsidR="008E16D4">
          <w:t xml:space="preserve"> to discovering those factors that promote persistence.</w:t>
        </w:r>
      </w:ins>
    </w:p>
    <w:p w14:paraId="32629005" w14:textId="77777777" w:rsidR="00A12CE6" w:rsidRDefault="00A12CE6">
      <w:pPr>
        <w:pStyle w:val="BodyText"/>
        <w:rPr>
          <w:ins w:id="550" w:author="Jonathan Moore" w:date="2017-05-29T14:16:00Z"/>
        </w:rPr>
      </w:pPr>
    </w:p>
    <w:p w14:paraId="0A3BCC5D" w14:textId="77777777" w:rsidR="00F926E8" w:rsidRDefault="00F926E8">
      <w:pPr>
        <w:pStyle w:val="BodyText"/>
      </w:pPr>
    </w:p>
    <w:p w14:paraId="331BB645" w14:textId="25CD8EA0" w:rsidR="00A64E19" w:rsidRDefault="008E2445">
      <w:pPr>
        <w:pStyle w:val="BodyText"/>
      </w:pPr>
      <w:del w:id="551" w:author="pwestley" w:date="2017-05-30T10:50:00Z">
        <w:r w:rsidDel="008E16D4">
          <w:delText xml:space="preserve">The importance of selection and its influence on the dynamics of populations is increasingly recognized as vital for assessing species’ fragility. Of particular interest is how selection might influence spatially </w:delText>
        </w:r>
      </w:del>
      <w:ins w:id="552" w:author="Jonathan Moore" w:date="2017-05-29T13:51:00Z">
        <w:del w:id="553" w:author="pwestley" w:date="2017-05-30T10:50:00Z">
          <w:r w:rsidR="00F926E8" w:rsidDel="008E16D4">
            <w:delText>spatially-</w:delText>
          </w:r>
        </w:del>
      </w:ins>
      <w:del w:id="554" w:author="pwestley" w:date="2017-05-30T10:50:00Z">
        <w:r w:rsidDel="008E16D4">
          <w:delText xml:space="preserve">coupled metapopulations distributed across environmental gradients. We have shown that two measures of metapopulation robustness – the portfolio effect and the time to recovery following a disturbance – are strongly influenced by the rate at which individuals from a donor population stray into habitats occupied by a recipient population. Importantly, density </w:delText>
        </w:r>
      </w:del>
      <w:ins w:id="555" w:author="Jonathan Moore" w:date="2017-05-29T13:51:00Z">
        <w:del w:id="556" w:author="pwestley" w:date="2017-05-30T10:50:00Z">
          <w:r w:rsidR="00F926E8" w:rsidDel="008E16D4">
            <w:delText>density-</w:delText>
          </w:r>
        </w:del>
      </w:ins>
      <w:del w:id="557" w:author="pwestley" w:date="2017-05-30T10:50:00Z">
        <w:r w:rsidDel="008E16D4">
          <w:delText xml:space="preserve">dependent straying, which may occur when individuals collectively navigate, can both increase the portfolio and lower the time to recovery following a disturbance, which is anticipated to promote persistence. We suggest that understanding the spatial complexity of metapopulations dispersing </w:delText>
        </w:r>
        <w:r w:rsidDel="008E16D4">
          <w:lastRenderedPageBreak/>
          <w:delText>across heterogeneous environments, combined with the mosaic of selective forces acting on those environments, may be key to discovering those factors that promote persistence.</w:delText>
        </w:r>
      </w:del>
    </w:p>
    <w:p w14:paraId="492C4E88" w14:textId="77777777" w:rsidR="00A64E19" w:rsidRDefault="008E2445">
      <w:pPr>
        <w:pStyle w:val="FigurewithCaption"/>
      </w:pPr>
      <w:r>
        <w:rPr>
          <w:noProof/>
        </w:rPr>
        <w:drawing>
          <wp:inline distT="0" distB="0" distL="0" distR="0" wp14:anchorId="296FD1AF" wp14:editId="41CBEDC2">
            <wp:extent cx="3810000" cy="2540000"/>
            <wp:effectExtent l="0" t="0" r="0" b="0"/>
            <wp:docPr id="7" name="Picture"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small.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43CD8C9A" w14:textId="77777777" w:rsidR="00A64E19" w:rsidRDefault="008E2445">
      <w:pPr>
        <w:pStyle w:val="ImageCaption"/>
      </w:pPr>
      <w:r>
        <w:t xml:space="preserve"> Extinction of low-density population with a high constant straying rate </w:t>
      </w:r>
      <m:oMath>
        <m:r>
          <w:rPr>
            <w:rFonts w:ascii="Cambria Math" w:hAnsi="Cambria Math"/>
          </w:rPr>
          <m:t>m=0.4</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w:t>
      </w:r>
      <w:proofErr w:type="gramStart"/>
      <w:r>
        <w:t>:relax</w:t>
      </w:r>
      <w:proofErr w:type="gramEnd"/>
      <w:r>
        <w:t xml:space="preserve">]a).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3F97B794" w14:textId="77777777" w:rsidR="00A64E19" w:rsidRDefault="008E2445">
      <w:pPr>
        <w:pStyle w:val="FigurewithCaption"/>
      </w:pPr>
      <w:r>
        <w:rPr>
          <w:noProof/>
        </w:rPr>
        <w:drawing>
          <wp:inline distT="0" distB="0" distL="0" distR="0" wp14:anchorId="476CF462" wp14:editId="39E82353">
            <wp:extent cx="3810000" cy="2540000"/>
            <wp:effectExtent l="0" t="0" r="0" b="0"/>
            <wp:docPr id="8" name="Picture"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large.pd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3A6A751E" w14:textId="77777777" w:rsidR="00A64E19" w:rsidRDefault="008E2445">
      <w:pPr>
        <w:pStyle w:val="ImageCaption"/>
      </w:pPr>
      <w:r>
        <w:t xml:space="preserve"> Extinction of high-density population with a high straying rate </w:t>
      </w:r>
      <m:oMath>
        <m:r>
          <w:rPr>
            <w:rFonts w:ascii="Cambria Math" w:hAnsi="Cambria Math"/>
          </w:rPr>
          <m:t>m=0.4</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w:t>
      </w:r>
      <w:proofErr w:type="gramStart"/>
      <w:r>
        <w:t>:relax</w:t>
      </w:r>
      <w:proofErr w:type="gramEnd"/>
      <w:r>
        <w:t xml:space="preserve">]a).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p w14:paraId="211BDD43" w14:textId="77777777" w:rsidR="00A64E19" w:rsidRDefault="008E2445">
      <w:pPr>
        <w:pStyle w:val="BodyText"/>
      </w:pPr>
      <w:r>
        <w:rPr>
          <w:noProof/>
        </w:rPr>
        <w:lastRenderedPageBreak/>
        <w:drawing>
          <wp:inline distT="0" distB="0" distL="0" distR="0" wp14:anchorId="19A00B2F" wp14:editId="2BD9D05C">
            <wp:extent cx="3810000" cy="2540000"/>
            <wp:effectExtent l="0" t="0" r="0" b="0"/>
            <wp:docPr id="9"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highh.pd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14:paraId="45041341" w14:textId="77777777" w:rsidR="00A64E19" w:rsidRDefault="008E2445">
      <w:pPr>
        <w:pStyle w:val="FigurewithCaption"/>
      </w:pPr>
      <w:r>
        <w:rPr>
          <w:noProof/>
        </w:rPr>
        <w:drawing>
          <wp:inline distT="0" distB="0" distL="0" distR="0" wp14:anchorId="5E1B1B6F" wp14:editId="50F84C23">
            <wp:extent cx="3810000" cy="2540000"/>
            <wp:effectExtent l="0" t="0" r="0" b="0"/>
            <wp:docPr id="10" name="Picture" descr=" Median difference in population densities taken over the straying rate as a function of habitat heterogeneity \Delta\theta. Solid lines are for constant m; dashed lines are for density dependent m"/>
            <wp:cNvGraphicFramePr/>
            <a:graphic xmlns:a="http://schemas.openxmlformats.org/drawingml/2006/main">
              <a:graphicData uri="http://schemas.openxmlformats.org/drawingml/2006/picture">
                <pic:pic xmlns:pic="http://schemas.openxmlformats.org/drawingml/2006/picture">
                  <pic:nvPicPr>
                    <pic:cNvPr id="0" name="Picture" descr="figs2/fig_thetadiffN.pd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14:paraId="48637C21" w14:textId="77777777" w:rsidR="00A64E19" w:rsidRDefault="008E2445">
      <w:pPr>
        <w:pStyle w:val="ImageCaption"/>
      </w:pPr>
      <w:r>
        <w:t xml:space="preserve"> Median difference in population densities taken over the straying rate as a function of habitat </w:t>
      </w:r>
      <w:proofErr w:type="gramStart"/>
      <w:r>
        <w:t xml:space="preserve">heterogeneity </w:t>
      </w:r>
      <w:proofErr w:type="gramEnd"/>
      <m:oMath>
        <m:r>
          <w:rPr>
            <w:rFonts w:ascii="Cambria Math" w:hAnsi="Cambria Math"/>
          </w:rPr>
          <m:t>Δθ</m:t>
        </m:r>
      </m:oMath>
      <w:r>
        <w:t xml:space="preserve">. Solid lines are for </w:t>
      </w:r>
      <w:proofErr w:type="gramStart"/>
      <w:r>
        <w:t xml:space="preserve">constant </w:t>
      </w:r>
      <w:proofErr w:type="gramEnd"/>
      <m:oMath>
        <m:r>
          <w:rPr>
            <w:rFonts w:ascii="Cambria Math" w:hAnsi="Cambria Math"/>
          </w:rPr>
          <m:t>m</m:t>
        </m:r>
      </m:oMath>
      <w:r>
        <w:t xml:space="preserve">; dashed lines are for density dependent </w:t>
      </w:r>
      <m:oMath>
        <m:r>
          <w:rPr>
            <w:rFonts w:ascii="Cambria Math" w:hAnsi="Cambria Math"/>
          </w:rPr>
          <m:t>m</m:t>
        </m:r>
      </m:oMath>
    </w:p>
    <w:p w14:paraId="2B9DDDD3" w14:textId="77777777" w:rsidR="00A64E19" w:rsidRDefault="008E2445">
      <w:pPr>
        <w:pStyle w:val="BodyText"/>
      </w:pPr>
      <w:r>
        <w:rPr>
          <w:noProof/>
        </w:rPr>
        <w:lastRenderedPageBreak/>
        <w:drawing>
          <wp:inline distT="0" distB="0" distL="0" distR="0" wp14:anchorId="608DBA3F" wp14:editId="382EF36E">
            <wp:extent cx="3810000" cy="2540000"/>
            <wp:effectExtent l="0" t="0" r="0" b="0"/>
            <wp:docPr id="11"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theta2.pd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14:paraId="6253A757" w14:textId="77777777" w:rsidR="00A64E19" w:rsidRDefault="008E2445">
      <w:pPr>
        <w:pStyle w:val="FigurewithCaption"/>
      </w:pPr>
      <w:r>
        <w:rPr>
          <w:noProof/>
        </w:rPr>
        <w:drawing>
          <wp:inline distT="0" distB="0" distL="0" distR="0" wp14:anchorId="7C3D960E" wp14:editId="61B281C8">
            <wp:extent cx="3810000" cy="2540000"/>
            <wp:effectExtent l="0" t="0" r="0" b="0"/>
            <wp:docPr id="12" name="Picture" descr=" Distance dependent portfolio effects as a function of straying rate m and trait heritability h^2. When straying is distance dependent, m increases as \Delta\theta decreases. "/>
            <wp:cNvGraphicFramePr/>
            <a:graphic xmlns:a="http://schemas.openxmlformats.org/drawingml/2006/main">
              <a:graphicData uri="http://schemas.openxmlformats.org/drawingml/2006/picture">
                <pic:pic xmlns:pic="http://schemas.openxmlformats.org/drawingml/2006/picture">
                  <pic:nvPicPr>
                    <pic:cNvPr id="0" name="Picture" descr="figs2/fig_MDPE_hm_mtheta_rt.pd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14:paraId="3E479D95" w14:textId="77777777" w:rsidR="00A64E19" w:rsidRDefault="008E2445">
      <w:pPr>
        <w:pStyle w:val="ImageCaption"/>
      </w:pPr>
      <w:r>
        <w:t xml:space="preserve"> Distance dependent portfolio effects as a function of straying rate </w:t>
      </w:r>
      <m:oMath>
        <m:r>
          <w:rPr>
            <w:rFonts w:ascii="Cambria Math" w:hAnsi="Cambria Math"/>
          </w:rPr>
          <m:t>m</m:t>
        </m:r>
      </m:oMath>
      <w:r>
        <w:t xml:space="preserve"> and trait </w:t>
      </w:r>
      <w:proofErr w:type="gramStart"/>
      <w:r>
        <w:t xml:space="preserve">heritability </w:t>
      </w:r>
      <w:proofErr w:type="gramEnd"/>
      <m:oMath>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When straying is distance dependent, </w:t>
      </w:r>
      <m:oMath>
        <m:r>
          <w:rPr>
            <w:rFonts w:ascii="Cambria Math" w:hAnsi="Cambria Math"/>
          </w:rPr>
          <m:t>m</m:t>
        </m:r>
      </m:oMath>
      <w:r>
        <w:t xml:space="preserve"> increases as </w:t>
      </w:r>
      <m:oMath>
        <m:r>
          <w:rPr>
            <w:rFonts w:ascii="Cambria Math" w:hAnsi="Cambria Math"/>
          </w:rPr>
          <m:t>Δθ</m:t>
        </m:r>
      </m:oMath>
      <w:r>
        <w:t xml:space="preserve"> decreases. </w:t>
      </w:r>
    </w:p>
    <w:p w14:paraId="5C7522F6" w14:textId="77777777" w:rsidR="00A64E19" w:rsidRDefault="008E2445">
      <w:pPr>
        <w:pStyle w:val="FigurewithCaption"/>
      </w:pPr>
      <w:r>
        <w:rPr>
          <w:noProof/>
        </w:rPr>
        <w:lastRenderedPageBreak/>
        <w:drawing>
          <wp:inline distT="0" distB="0" distL="0" distR="0" wp14:anchorId="1829C8AD" wp14:editId="1604415C">
            <wp:extent cx="3810000" cy="2540000"/>
            <wp:effectExtent l="0" t="0" r="0" b="0"/>
            <wp:docPr id="13" name="Picture" descr=" Distance dependent straying, where increased differences in trait optima between sites \Delta\theta corresponds to lower rates of straying m. At low rates of straying m=0.02 (\Delta\theta=24), extinction of the dominant population leads to slower-than-expected recovery times because the subordinate population is isolated enough to evolve towards its own trait optimum. In this case, m is less than m=0.034 (denoted by the asterisk in figure [fig:mtheta]), such that isolation allows the subdominant population to run away from the influence of the dominant population, leading to a switch in states. If m is low but greater than 0.034, isolation permits the subdominant population to run away from the influence of the dominant population, until it is overwhelmed by the recovering dominant population, and reverts back to its previous trait mean prior to the disturbance. "/>
            <wp:cNvGraphicFramePr/>
            <a:graphic xmlns:a="http://schemas.openxmlformats.org/drawingml/2006/main">
              <a:graphicData uri="http://schemas.openxmlformats.org/drawingml/2006/picture">
                <pic:pic xmlns:pic="http://schemas.openxmlformats.org/drawingml/2006/picture">
                  <pic:nvPicPr>
                    <pic:cNvPr id="0" name="Picture" descr="figs2/fig_relax_inertia.pdf"/>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14:paraId="14CB1C4C" w14:textId="77777777" w:rsidR="00A64E19" w:rsidRDefault="008E2445">
      <w:pPr>
        <w:pStyle w:val="ImageCaption"/>
      </w:pPr>
      <w:r>
        <w:t xml:space="preserve"> Distance dependent straying, where increased differences in trait optima between sites </w:t>
      </w:r>
      <m:oMath>
        <m:r>
          <w:rPr>
            <w:rFonts w:ascii="Cambria Math" w:hAnsi="Cambria Math"/>
          </w:rPr>
          <m:t>Δθ</m:t>
        </m:r>
      </m:oMath>
      <w:r>
        <w:t xml:space="preserve"> corresponds to lower rates of </w:t>
      </w:r>
      <w:proofErr w:type="gramStart"/>
      <w:r>
        <w:t xml:space="preserve">straying </w:t>
      </w:r>
      <w:proofErr w:type="gramEnd"/>
      <m:oMath>
        <m:r>
          <w:rPr>
            <w:rFonts w:ascii="Cambria Math" w:hAnsi="Cambria Math"/>
          </w:rPr>
          <m:t>m</m:t>
        </m:r>
      </m:oMath>
      <w:r>
        <w:t xml:space="preserve">. At low rates of straying </w:t>
      </w:r>
      <m:oMath>
        <m:r>
          <w:rPr>
            <w:rFonts w:ascii="Cambria Math" w:hAnsi="Cambria Math"/>
          </w:rPr>
          <m:t>m=0.02</m:t>
        </m:r>
      </m:oMath>
      <w:r>
        <w:t xml:space="preserve"> (</w:t>
      </w:r>
      <m:oMath>
        <m:r>
          <w:rPr>
            <w:rFonts w:ascii="Cambria Math" w:hAnsi="Cambria Math"/>
          </w:rPr>
          <m:t>Δθ=24</m:t>
        </m:r>
      </m:oMath>
      <w:r>
        <w:t xml:space="preserve">), extinction of the dominant population leads to slower-than-expected recovery times because the subordinate population is isolated enough to evolve towards its own trait optimum. In this case, </w:t>
      </w:r>
      <m:oMath>
        <m:r>
          <w:rPr>
            <w:rFonts w:ascii="Cambria Math" w:hAnsi="Cambria Math"/>
          </w:rPr>
          <m:t>m</m:t>
        </m:r>
      </m:oMath>
      <w:r>
        <w:t xml:space="preserve"> is less than </w:t>
      </w:r>
      <m:oMath>
        <m:r>
          <w:rPr>
            <w:rFonts w:ascii="Cambria Math" w:hAnsi="Cambria Math"/>
          </w:rPr>
          <m:t>m=0.034</m:t>
        </m:r>
      </m:oMath>
      <w:r>
        <w:t xml:space="preserve"> (denoted by the asterisk in figure [fig</w:t>
      </w:r>
      <w:proofErr w:type="gramStart"/>
      <w:r>
        <w:t>:mtheta</w:t>
      </w:r>
      <w:proofErr w:type="gramEnd"/>
      <w:r>
        <w:t xml:space="preserve">]), such that isolation allows the subdominant population to ‘run away’ from the influence of the dominant population, leading to a switch in states. If </w:t>
      </w:r>
      <m:oMath>
        <m:r>
          <w:rPr>
            <w:rFonts w:ascii="Cambria Math" w:hAnsi="Cambria Math"/>
          </w:rPr>
          <m:t>m</m:t>
        </m:r>
      </m:oMath>
      <w:r>
        <w:t xml:space="preserve"> is low but greater than </w:t>
      </w:r>
      <m:oMath>
        <m:r>
          <w:rPr>
            <w:rFonts w:ascii="Cambria Math" w:hAnsi="Cambria Math"/>
          </w:rPr>
          <m:t>0.034</m:t>
        </m:r>
      </m:oMath>
      <w:r>
        <w:t xml:space="preserve">, isolation permits the subdominant population to ‘run away’ from the influence of the dominant population, until it is overwhelmed by the recovering dominant population, and reverts back to its previous trait mean prior to the disturbance. </w:t>
      </w:r>
    </w:p>
    <w:p w14:paraId="4F095CC9" w14:textId="77777777" w:rsidR="00A64E19" w:rsidRDefault="008E2445">
      <w:pPr>
        <w:pStyle w:val="BodyText"/>
      </w:pPr>
      <w:r>
        <w:rPr>
          <w:noProof/>
        </w:rPr>
        <w:drawing>
          <wp:inline distT="0" distB="0" distL="0" distR="0" wp14:anchorId="3C4C15DA" wp14:editId="4DEF2536">
            <wp:extent cx="3810000" cy="2540000"/>
            <wp:effectExtent l="0" t="0" r="0" b="0"/>
            <wp:docPr id="14" name="Picture" descr="image"/>
            <wp:cNvGraphicFramePr/>
            <a:graphic xmlns:a="http://schemas.openxmlformats.org/drawingml/2006/main">
              <a:graphicData uri="http://schemas.openxmlformats.org/drawingml/2006/picture">
                <pic:pic xmlns:pic="http://schemas.openxmlformats.org/drawingml/2006/picture">
                  <pic:nvPicPr>
                    <pic:cNvPr id="0" name="Picture" descr="figs2/fig_relax_mtheta.pdf"/>
                    <pic:cNvPicPr>
                      <a:picLocks noChangeAspect="1" noChangeArrowheads="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14:paraId="3539684E" w14:textId="77777777" w:rsidR="00A64E19" w:rsidRDefault="008E2445">
      <w:pPr>
        <w:pStyle w:val="FigurewithCaption"/>
      </w:pPr>
      <w:r>
        <w:rPr>
          <w:noProof/>
        </w:rPr>
        <w:lastRenderedPageBreak/>
        <w:drawing>
          <wp:inline distT="0" distB="0" distL="0" distR="0" wp14:anchorId="6A735A5D" wp14:editId="665E8224">
            <wp:extent cx="3810000" cy="2540000"/>
            <wp:effectExtent l="0" t="0" r="0" b="0"/>
            <wp:docPr id="15" name="Picture" descr=" Near collapse of both populations with a low straying rate m=0.1 and low trait heritability h^2=0.2 (see figure [fig:relax]a). Black line marks the calculated point of recovery post-perturbation. Trait optima are \theta_1 = 10 (blue population trajectory) and \theta_2 = 5 (red population). "/>
            <wp:cNvGraphicFramePr/>
            <a:graphic xmlns:a="http://schemas.openxmlformats.org/drawingml/2006/main">
              <a:graphicData uri="http://schemas.openxmlformats.org/drawingml/2006/picture">
                <pic:pic xmlns:pic="http://schemas.openxmlformats.org/drawingml/2006/picture">
                  <pic:nvPicPr>
                    <pic:cNvPr id="0" name="Picture" descr="figs2/fig_relax_both_lowh.pdf"/>
                    <pic:cNvPicPr>
                      <a:picLocks noChangeAspect="1" noChangeArrowheads="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14:paraId="766357A4" w14:textId="77777777" w:rsidR="00A64E19" w:rsidRDefault="008E2445">
      <w:pPr>
        <w:pStyle w:val="ImageCaption"/>
      </w:pPr>
      <w:r>
        <w:t xml:space="preserve"> Near collapse of both populations with a low straying rate </w:t>
      </w:r>
      <m:oMath>
        <m:r>
          <w:rPr>
            <w:rFonts w:ascii="Cambria Math" w:hAnsi="Cambria Math"/>
          </w:rPr>
          <m:t>m=0.1</m:t>
        </m:r>
      </m:oMath>
      <w:r>
        <w:t xml:space="preserve"> and low trait heritability </w:t>
      </w: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=0.2</m:t>
        </m:r>
      </m:oMath>
      <w:r>
        <w:t xml:space="preserve"> (see figure [fig</w:t>
      </w:r>
      <w:proofErr w:type="gramStart"/>
      <w:r>
        <w:t>:relax</w:t>
      </w:r>
      <w:proofErr w:type="gramEnd"/>
      <w:r>
        <w:t xml:space="preserve">]a). Black line marks the calculated point of recovery post-perturbation. Trait optima are </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=10</m:t>
        </m:r>
      </m:oMath>
      <w:r>
        <w:t xml:space="preserve"> (blue population trajectory) and </w:t>
      </w: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=5</m:t>
        </m:r>
      </m:oMath>
      <w:r>
        <w:t xml:space="preserve"> (red population). </w:t>
      </w:r>
    </w:p>
    <w:sectPr w:rsidR="00A64E1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Peter Westley" w:date="2017-05-30T10:53:00Z" w:initials="PW">
    <w:p w14:paraId="622B53A7" w14:textId="6C9E7F4C" w:rsidR="0069133C" w:rsidRDefault="0069133C">
      <w:pPr>
        <w:pStyle w:val="CommentText"/>
      </w:pPr>
      <w:r>
        <w:rPr>
          <w:rStyle w:val="CommentReference"/>
        </w:rPr>
        <w:annotationRef/>
      </w:r>
      <w:r>
        <w:t>Another permutation. I honestly feel that if we are talking broadly then we should say dispersal or movement….if we are talking about salmon we should say straying</w:t>
      </w:r>
    </w:p>
    <w:p w14:paraId="17866FAA" w14:textId="1B768A20" w:rsidR="0069133C" w:rsidRDefault="0069133C">
      <w:pPr>
        <w:pStyle w:val="CommentText"/>
      </w:pPr>
      <w:r>
        <w:t>I suggest salmon in title</w:t>
      </w:r>
    </w:p>
  </w:comment>
  <w:comment w:id="9" w:author="Peter Westley" w:date="2017-05-30T10:53:00Z" w:initials="PW">
    <w:p w14:paraId="2293EB86" w14:textId="629BE4B5" w:rsidR="0069133C" w:rsidRDefault="0069133C">
      <w:pPr>
        <w:pStyle w:val="CommentText"/>
      </w:pPr>
      <w:r>
        <w:rPr>
          <w:rStyle w:val="CommentReference"/>
        </w:rPr>
        <w:annotationRef/>
      </w:r>
      <w:r>
        <w:t xml:space="preserve">When talking about DR I think this should be cited: </w:t>
      </w:r>
      <w:r>
        <w:rPr>
          <w:rFonts w:ascii="Segoe UI" w:hAnsi="Segoe UI" w:cs="Segoe UI"/>
          <w:sz w:val="18"/>
          <w:szCs w:val="18"/>
        </w:rPr>
        <w:t xml:space="preserve">Brown, J. H., and A. </w:t>
      </w:r>
      <w:proofErr w:type="spellStart"/>
      <w:r>
        <w:rPr>
          <w:rFonts w:ascii="Segoe UI" w:hAnsi="Segoe UI" w:cs="Segoe UI"/>
          <w:sz w:val="18"/>
          <w:szCs w:val="18"/>
        </w:rPr>
        <w:t>Kodric</w:t>
      </w:r>
      <w:proofErr w:type="spellEnd"/>
      <w:r>
        <w:rPr>
          <w:rFonts w:ascii="Segoe UI" w:hAnsi="Segoe UI" w:cs="Segoe UI"/>
          <w:sz w:val="18"/>
          <w:szCs w:val="18"/>
        </w:rPr>
        <w:t xml:space="preserve">-Brown. 1977. Turnover rates in insular biogeography: effect of immigration on extinction. Ecology </w:t>
      </w:r>
      <w:r>
        <w:rPr>
          <w:rFonts w:ascii="Segoe UI" w:hAnsi="Segoe UI" w:cs="Segoe UI"/>
          <w:b/>
          <w:bCs/>
          <w:sz w:val="18"/>
          <w:szCs w:val="18"/>
        </w:rPr>
        <w:t>58</w:t>
      </w:r>
      <w:r>
        <w:rPr>
          <w:rFonts w:ascii="Segoe UI" w:hAnsi="Segoe UI" w:cs="Segoe UI"/>
          <w:sz w:val="18"/>
          <w:szCs w:val="18"/>
        </w:rPr>
        <w:t>:445-449.</w:t>
      </w:r>
    </w:p>
  </w:comment>
  <w:comment w:id="42" w:author="Peter Westley" w:date="2017-05-30T10:53:00Z" w:initials="PW">
    <w:p w14:paraId="253D4D1B" w14:textId="0EAB11A2" w:rsidR="0069133C" w:rsidRDefault="0069133C">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Bell, G., and A. Gonzalez. 2011. Adaptation and evolutionary rescue in </w:t>
      </w:r>
      <w:proofErr w:type="spellStart"/>
      <w:r>
        <w:rPr>
          <w:rFonts w:ascii="Segoe UI" w:hAnsi="Segoe UI" w:cs="Segoe UI"/>
          <w:sz w:val="18"/>
          <w:szCs w:val="18"/>
        </w:rPr>
        <w:t>metapopulations</w:t>
      </w:r>
      <w:proofErr w:type="spellEnd"/>
      <w:r>
        <w:rPr>
          <w:rFonts w:ascii="Segoe UI" w:hAnsi="Segoe UI" w:cs="Segoe UI"/>
          <w:sz w:val="18"/>
          <w:szCs w:val="18"/>
        </w:rPr>
        <w:t xml:space="preserve"> experiencing environmental deterioration. Science </w:t>
      </w:r>
      <w:r>
        <w:rPr>
          <w:rFonts w:ascii="Segoe UI" w:hAnsi="Segoe UI" w:cs="Segoe UI"/>
          <w:b/>
          <w:bCs/>
          <w:sz w:val="18"/>
          <w:szCs w:val="18"/>
        </w:rPr>
        <w:t>332</w:t>
      </w:r>
      <w:r>
        <w:rPr>
          <w:rFonts w:ascii="Segoe UI" w:hAnsi="Segoe UI" w:cs="Segoe UI"/>
          <w:sz w:val="18"/>
          <w:szCs w:val="18"/>
        </w:rPr>
        <w:t>:1327-1330.</w:t>
      </w:r>
    </w:p>
    <w:p w14:paraId="733116CE" w14:textId="77777777" w:rsidR="0069133C" w:rsidRDefault="0069133C">
      <w:pPr>
        <w:pStyle w:val="CommentText"/>
        <w:rPr>
          <w:rFonts w:ascii="Segoe UI" w:hAnsi="Segoe UI" w:cs="Segoe UI"/>
          <w:sz w:val="18"/>
          <w:szCs w:val="18"/>
        </w:rPr>
      </w:pPr>
    </w:p>
    <w:p w14:paraId="3D44DCE4" w14:textId="080287D2" w:rsidR="0069133C" w:rsidRDefault="0069133C">
      <w:pPr>
        <w:pStyle w:val="CommentText"/>
      </w:pPr>
      <w:r>
        <w:rPr>
          <w:rFonts w:ascii="Segoe UI" w:hAnsi="Segoe UI" w:cs="Segoe UI"/>
          <w:sz w:val="18"/>
          <w:szCs w:val="18"/>
        </w:rPr>
        <w:t xml:space="preserve">Carlson, S. M., C. Cunningham, and P. A. H. Westley. 2014. Evolutionary rescue in a changing world. Trends in Ecology &amp; Evolution </w:t>
      </w:r>
      <w:r>
        <w:rPr>
          <w:rFonts w:ascii="Segoe UI" w:hAnsi="Segoe UI" w:cs="Segoe UI"/>
          <w:b/>
          <w:bCs/>
          <w:sz w:val="18"/>
          <w:szCs w:val="18"/>
        </w:rPr>
        <w:t>29</w:t>
      </w:r>
      <w:r>
        <w:rPr>
          <w:rFonts w:ascii="Segoe UI" w:hAnsi="Segoe UI" w:cs="Segoe UI"/>
          <w:sz w:val="18"/>
          <w:szCs w:val="18"/>
        </w:rPr>
        <w:t>:521-530.</w:t>
      </w:r>
    </w:p>
  </w:comment>
  <w:comment w:id="69" w:author="Peter Westley" w:date="2017-05-30T10:53:00Z" w:initials="PW">
    <w:p w14:paraId="226B92AF" w14:textId="15A17520" w:rsidR="0069133C" w:rsidRDefault="0069133C">
      <w:pPr>
        <w:pStyle w:val="CommentText"/>
      </w:pPr>
      <w:r>
        <w:rPr>
          <w:rStyle w:val="CommentReference"/>
        </w:rPr>
        <w:annotationRef/>
      </w:r>
      <w:r>
        <w:rPr>
          <w:rFonts w:ascii="Segoe UI" w:hAnsi="Segoe UI" w:cs="Segoe UI"/>
          <w:sz w:val="18"/>
          <w:szCs w:val="18"/>
        </w:rPr>
        <w:t xml:space="preserve">Lowe, W. H., C. C. </w:t>
      </w:r>
      <w:proofErr w:type="spellStart"/>
      <w:r>
        <w:rPr>
          <w:rFonts w:ascii="Segoe UI" w:hAnsi="Segoe UI" w:cs="Segoe UI"/>
          <w:sz w:val="18"/>
          <w:szCs w:val="18"/>
        </w:rPr>
        <w:t>Muhlfeld</w:t>
      </w:r>
      <w:proofErr w:type="spellEnd"/>
      <w:r>
        <w:rPr>
          <w:rFonts w:ascii="Segoe UI" w:hAnsi="Segoe UI" w:cs="Segoe UI"/>
          <w:sz w:val="18"/>
          <w:szCs w:val="18"/>
        </w:rPr>
        <w:t xml:space="preserve">, and F. W. </w:t>
      </w:r>
      <w:proofErr w:type="spellStart"/>
      <w:r>
        <w:rPr>
          <w:rFonts w:ascii="Segoe UI" w:hAnsi="Segoe UI" w:cs="Segoe UI"/>
          <w:sz w:val="18"/>
          <w:szCs w:val="18"/>
        </w:rPr>
        <w:t>Allendorf</w:t>
      </w:r>
      <w:proofErr w:type="spellEnd"/>
      <w:r>
        <w:rPr>
          <w:rFonts w:ascii="Segoe UI" w:hAnsi="Segoe UI" w:cs="Segoe UI"/>
          <w:sz w:val="18"/>
          <w:szCs w:val="18"/>
        </w:rPr>
        <w:t xml:space="preserve">. 2015. Spatial sorting promotes the spread of maladaptive hybridization. Trends in Ecology &amp; Evolution </w:t>
      </w:r>
      <w:r>
        <w:rPr>
          <w:rFonts w:ascii="Segoe UI" w:hAnsi="Segoe UI" w:cs="Segoe UI"/>
          <w:b/>
          <w:bCs/>
          <w:sz w:val="18"/>
          <w:szCs w:val="18"/>
        </w:rPr>
        <w:t>30</w:t>
      </w:r>
      <w:r>
        <w:rPr>
          <w:rFonts w:ascii="Segoe UI" w:hAnsi="Segoe UI" w:cs="Segoe UI"/>
          <w:sz w:val="18"/>
          <w:szCs w:val="18"/>
        </w:rPr>
        <w:t>:456-462.</w:t>
      </w:r>
    </w:p>
  </w:comment>
  <w:comment w:id="86" w:author="Peter Westley" w:date="2017-05-30T10:53:00Z" w:initials="PW">
    <w:p w14:paraId="09B78ADA" w14:textId="7BF372CF" w:rsidR="0069133C" w:rsidRDefault="0069133C">
      <w:pPr>
        <w:pStyle w:val="CommentText"/>
      </w:pPr>
      <w:r>
        <w:rPr>
          <w:rStyle w:val="CommentReference"/>
        </w:rPr>
        <w:annotationRef/>
      </w:r>
      <w:r>
        <w:rPr>
          <w:rFonts w:ascii="Segoe UI" w:hAnsi="Segoe UI" w:cs="Segoe UI"/>
          <w:sz w:val="18"/>
          <w:szCs w:val="18"/>
        </w:rPr>
        <w:t xml:space="preserve">Travis, J. M. J., M. Delgado, G. </w:t>
      </w:r>
      <w:proofErr w:type="spellStart"/>
      <w:r>
        <w:rPr>
          <w:rFonts w:ascii="Segoe UI" w:hAnsi="Segoe UI" w:cs="Segoe UI"/>
          <w:sz w:val="18"/>
          <w:szCs w:val="18"/>
        </w:rPr>
        <w:t>Bocedi</w:t>
      </w:r>
      <w:proofErr w:type="spellEnd"/>
      <w:r>
        <w:rPr>
          <w:rFonts w:ascii="Segoe UI" w:hAnsi="Segoe UI" w:cs="Segoe UI"/>
          <w:sz w:val="18"/>
          <w:szCs w:val="18"/>
        </w:rPr>
        <w:t xml:space="preserve">, M. Baguette, K. </w:t>
      </w:r>
      <w:proofErr w:type="spellStart"/>
      <w:r>
        <w:rPr>
          <w:rFonts w:ascii="Segoe UI" w:hAnsi="Segoe UI" w:cs="Segoe UI"/>
          <w:sz w:val="18"/>
          <w:szCs w:val="18"/>
        </w:rPr>
        <w:t>Bartoń</w:t>
      </w:r>
      <w:proofErr w:type="spellEnd"/>
      <w:r>
        <w:rPr>
          <w:rFonts w:ascii="Segoe UI" w:hAnsi="Segoe UI" w:cs="Segoe UI"/>
          <w:sz w:val="18"/>
          <w:szCs w:val="18"/>
        </w:rPr>
        <w:t xml:space="preserve">, D. </w:t>
      </w:r>
      <w:proofErr w:type="spellStart"/>
      <w:r>
        <w:rPr>
          <w:rFonts w:ascii="Segoe UI" w:hAnsi="Segoe UI" w:cs="Segoe UI"/>
          <w:sz w:val="18"/>
          <w:szCs w:val="18"/>
        </w:rPr>
        <w:t>Bonte</w:t>
      </w:r>
      <w:proofErr w:type="spellEnd"/>
      <w:r>
        <w:rPr>
          <w:rFonts w:ascii="Segoe UI" w:hAnsi="Segoe UI" w:cs="Segoe UI"/>
          <w:sz w:val="18"/>
          <w:szCs w:val="18"/>
        </w:rPr>
        <w:t xml:space="preserve">, I. </w:t>
      </w:r>
      <w:proofErr w:type="spellStart"/>
      <w:r>
        <w:rPr>
          <w:rFonts w:ascii="Segoe UI" w:hAnsi="Segoe UI" w:cs="Segoe UI"/>
          <w:sz w:val="18"/>
          <w:szCs w:val="18"/>
        </w:rPr>
        <w:t>Boulangeat</w:t>
      </w:r>
      <w:proofErr w:type="spellEnd"/>
      <w:r>
        <w:rPr>
          <w:rFonts w:ascii="Segoe UI" w:hAnsi="Segoe UI" w:cs="Segoe UI"/>
          <w:sz w:val="18"/>
          <w:szCs w:val="18"/>
        </w:rPr>
        <w:t xml:space="preserve">, J. A. Hodgson, A. </w:t>
      </w:r>
      <w:proofErr w:type="spellStart"/>
      <w:r>
        <w:rPr>
          <w:rFonts w:ascii="Segoe UI" w:hAnsi="Segoe UI" w:cs="Segoe UI"/>
          <w:sz w:val="18"/>
          <w:szCs w:val="18"/>
        </w:rPr>
        <w:t>Kubisch</w:t>
      </w:r>
      <w:proofErr w:type="spellEnd"/>
      <w:r>
        <w:rPr>
          <w:rFonts w:ascii="Segoe UI" w:hAnsi="Segoe UI" w:cs="Segoe UI"/>
          <w:sz w:val="18"/>
          <w:szCs w:val="18"/>
        </w:rPr>
        <w:t xml:space="preserve">, V. </w:t>
      </w:r>
      <w:proofErr w:type="spellStart"/>
      <w:r>
        <w:rPr>
          <w:rFonts w:ascii="Segoe UI" w:hAnsi="Segoe UI" w:cs="Segoe UI"/>
          <w:sz w:val="18"/>
          <w:szCs w:val="18"/>
        </w:rPr>
        <w:t>Penteriani</w:t>
      </w:r>
      <w:proofErr w:type="spellEnd"/>
      <w:r>
        <w:rPr>
          <w:rFonts w:ascii="Segoe UI" w:hAnsi="Segoe UI" w:cs="Segoe UI"/>
          <w:sz w:val="18"/>
          <w:szCs w:val="18"/>
        </w:rPr>
        <w:t xml:space="preserve">, M. </w:t>
      </w:r>
      <w:proofErr w:type="spellStart"/>
      <w:r>
        <w:rPr>
          <w:rFonts w:ascii="Segoe UI" w:hAnsi="Segoe UI" w:cs="Segoe UI"/>
          <w:sz w:val="18"/>
          <w:szCs w:val="18"/>
        </w:rPr>
        <w:t>Saastamoinen</w:t>
      </w:r>
      <w:proofErr w:type="spellEnd"/>
      <w:r>
        <w:rPr>
          <w:rFonts w:ascii="Segoe UI" w:hAnsi="Segoe UI" w:cs="Segoe UI"/>
          <w:sz w:val="18"/>
          <w:szCs w:val="18"/>
        </w:rPr>
        <w:t xml:space="preserve">, V. M. Stevens, and J. M. Bullock. 2013. Dispersal and species’ responses to climate change. </w:t>
      </w:r>
      <w:proofErr w:type="spellStart"/>
      <w:r>
        <w:rPr>
          <w:rFonts w:ascii="Segoe UI" w:hAnsi="Segoe UI" w:cs="Segoe UI"/>
          <w:sz w:val="18"/>
          <w:szCs w:val="18"/>
        </w:rPr>
        <w:t>Oikos</w:t>
      </w:r>
      <w:proofErr w:type="spellEnd"/>
      <w:r>
        <w:rPr>
          <w:rFonts w:ascii="Segoe UI" w:hAnsi="Segoe UI" w:cs="Segoe UI"/>
          <w:sz w:val="18"/>
          <w:szCs w:val="18"/>
        </w:rPr>
        <w:t xml:space="preserve"> </w:t>
      </w:r>
      <w:r>
        <w:rPr>
          <w:rFonts w:ascii="Segoe UI" w:hAnsi="Segoe UI" w:cs="Segoe UI"/>
          <w:b/>
          <w:bCs/>
          <w:sz w:val="18"/>
          <w:szCs w:val="18"/>
        </w:rPr>
        <w:t>122</w:t>
      </w:r>
      <w:r>
        <w:rPr>
          <w:rFonts w:ascii="Segoe UI" w:hAnsi="Segoe UI" w:cs="Segoe UI"/>
          <w:sz w:val="18"/>
          <w:szCs w:val="18"/>
        </w:rPr>
        <w:t>:1532-1540.</w:t>
      </w:r>
    </w:p>
  </w:comment>
  <w:comment w:id="98" w:author="Peter Westley" w:date="2017-05-30T10:53:00Z" w:initials="PW">
    <w:p w14:paraId="552DE0CA" w14:textId="5C157FF8" w:rsidR="0069133C" w:rsidRDefault="0069133C">
      <w:pPr>
        <w:pStyle w:val="CommentText"/>
      </w:pPr>
      <w:r>
        <w:rPr>
          <w:rStyle w:val="CommentReference"/>
        </w:rPr>
        <w:annotationRef/>
      </w:r>
    </w:p>
  </w:comment>
  <w:comment w:id="99" w:author="Peter Westley" w:date="2017-05-30T10:53:00Z" w:initials="PW">
    <w:p w14:paraId="3FDB3E16" w14:textId="61F04843" w:rsidR="0069133C" w:rsidRDefault="0069133C">
      <w:pPr>
        <w:pStyle w:val="CommentText"/>
      </w:pPr>
      <w:r>
        <w:rPr>
          <w:rStyle w:val="CommentReference"/>
        </w:rPr>
        <w:annotationRef/>
      </w:r>
      <w:r>
        <w:rPr>
          <w:rFonts w:ascii="Arial" w:hAnsi="Arial" w:cs="Arial"/>
          <w:color w:val="222222"/>
          <w:shd w:val="clear" w:color="auto" w:fill="FFFFFF"/>
        </w:rPr>
        <w:t>Simons, Andrew M. "Many wrongs: the advantage of group navigation."</w:t>
      </w:r>
      <w:r>
        <w:rPr>
          <w:rStyle w:val="apple-converted-space"/>
          <w:rFonts w:ascii="Arial" w:hAnsi="Arial" w:cs="Arial"/>
          <w:color w:val="222222"/>
          <w:shd w:val="clear" w:color="auto" w:fill="FFFFFF"/>
        </w:rPr>
        <w:t> </w:t>
      </w:r>
      <w:r>
        <w:rPr>
          <w:rFonts w:ascii="Arial" w:hAnsi="Arial" w:cs="Arial"/>
          <w:i/>
          <w:iCs/>
          <w:color w:val="222222"/>
          <w:shd w:val="clear" w:color="auto" w:fill="FFFFFF"/>
        </w:rPr>
        <w:t>Trends in ecology &amp; evolution</w:t>
      </w:r>
      <w:r>
        <w:rPr>
          <w:rStyle w:val="apple-converted-space"/>
          <w:rFonts w:ascii="Arial" w:hAnsi="Arial" w:cs="Arial"/>
          <w:color w:val="222222"/>
          <w:shd w:val="clear" w:color="auto" w:fill="FFFFFF"/>
        </w:rPr>
        <w:t> </w:t>
      </w:r>
      <w:r>
        <w:rPr>
          <w:rFonts w:ascii="Arial" w:hAnsi="Arial" w:cs="Arial"/>
          <w:color w:val="222222"/>
          <w:shd w:val="clear" w:color="auto" w:fill="FFFFFF"/>
        </w:rPr>
        <w:t>19.9 (2004): 453-455.</w:t>
      </w:r>
    </w:p>
  </w:comment>
  <w:comment w:id="104" w:author="Peter Westley" w:date="2017-05-30T10:53:00Z" w:initials="PW">
    <w:p w14:paraId="6B092DE3" w14:textId="451123BE" w:rsidR="0069133C" w:rsidRDefault="0069133C">
      <w:pPr>
        <w:pStyle w:val="CommentText"/>
      </w:pPr>
      <w:r>
        <w:rPr>
          <w:rStyle w:val="CommentReference"/>
        </w:rPr>
        <w:annotationRef/>
      </w:r>
      <w:r>
        <w:t xml:space="preserve">I think this can be axed…Will free up some page space…ideas covered or will cover. </w:t>
      </w:r>
    </w:p>
  </w:comment>
  <w:comment w:id="109" w:author="Peter Westley" w:date="2017-05-30T10:53:00Z" w:initials="PW">
    <w:p w14:paraId="4A483B40" w14:textId="746A8B32" w:rsidR="0069133C" w:rsidRDefault="0069133C">
      <w:pPr>
        <w:pStyle w:val="CommentText"/>
      </w:pPr>
      <w:r>
        <w:rPr>
          <w:rStyle w:val="CommentReference"/>
        </w:rPr>
        <w:annotationRef/>
      </w:r>
      <w:r>
        <w:t>Hereafter talk about straying in the context of salmon. Previous to this stick with dispersal</w:t>
      </w:r>
    </w:p>
  </w:comment>
  <w:comment w:id="122" w:author="Jonathan Moore" w:date="2017-05-30T10:53:00Z" w:initials="JM">
    <w:p w14:paraId="2CACC3BE" w14:textId="77777777" w:rsidR="0069133C" w:rsidRDefault="0069133C">
      <w:pPr>
        <w:pStyle w:val="CommentText"/>
      </w:pPr>
      <w:r>
        <w:rPr>
          <w:rStyle w:val="CommentReference"/>
        </w:rPr>
        <w:annotationRef/>
      </w:r>
      <w:r>
        <w:t>Carlson et al</w:t>
      </w:r>
      <w:proofErr w:type="gramStart"/>
      <w:r>
        <w:t>. ,</w:t>
      </w:r>
      <w:proofErr w:type="gramEnd"/>
      <w:r>
        <w:t xml:space="preserve"> Moore et al. Cons Letters, Braun et al.</w:t>
      </w:r>
    </w:p>
  </w:comment>
  <w:comment w:id="140" w:author="Peter Westley" w:date="2017-05-30T10:53:00Z" w:initials="PW">
    <w:p w14:paraId="0FDA6193" w14:textId="60947DA4" w:rsidR="0069133C" w:rsidRDefault="0069133C">
      <w:pPr>
        <w:pStyle w:val="CommentText"/>
      </w:pPr>
      <w:r>
        <w:rPr>
          <w:rStyle w:val="CommentReference"/>
        </w:rPr>
        <w:annotationRef/>
      </w:r>
      <w:r>
        <w:t>Can we link these explicitly to the methods and results in the correct order they are presented.  This would address a comment by JM and aid in the reading I think.</w:t>
      </w:r>
    </w:p>
  </w:comment>
  <w:comment w:id="154" w:author="Jonathan Moore" w:date="2017-05-30T10:53:00Z" w:initials="JM">
    <w:p w14:paraId="7ADE2B0F" w14:textId="77777777" w:rsidR="0069133C" w:rsidRDefault="0069133C">
      <w:pPr>
        <w:pStyle w:val="CommentText"/>
      </w:pPr>
      <w:r>
        <w:rPr>
          <w:rStyle w:val="CommentReference"/>
        </w:rPr>
        <w:annotationRef/>
      </w:r>
      <w:r>
        <w:t xml:space="preserve">I think we need to mention collective migration in this paragraph somehow. </w:t>
      </w:r>
    </w:p>
  </w:comment>
  <w:comment w:id="159" w:author="Jonathan Moore" w:date="2017-05-30T10:53:00Z" w:initials="JM">
    <w:p w14:paraId="3826D2E3" w14:textId="77777777" w:rsidR="0069133C" w:rsidRDefault="0069133C">
      <w:pPr>
        <w:pStyle w:val="CommentText"/>
      </w:pPr>
      <w:r>
        <w:rPr>
          <w:rStyle w:val="CommentReference"/>
        </w:rPr>
        <w:annotationRef/>
      </w:r>
      <w:r>
        <w:t xml:space="preserve">I like this sentence. Keep it if possible? </w:t>
      </w:r>
    </w:p>
    <w:p w14:paraId="447532CB" w14:textId="77777777" w:rsidR="0069133C" w:rsidRDefault="0069133C">
      <w:pPr>
        <w:pStyle w:val="CommentText"/>
      </w:pPr>
    </w:p>
    <w:p w14:paraId="5F2A77E7" w14:textId="77777777" w:rsidR="0069133C" w:rsidRDefault="0069133C">
      <w:pPr>
        <w:pStyle w:val="CommentText"/>
      </w:pPr>
      <w:r>
        <w:t xml:space="preserve">We need to be a bit careful with our language for our response metrics for the </w:t>
      </w:r>
      <w:proofErr w:type="spellStart"/>
      <w:r>
        <w:t>metapop</w:t>
      </w:r>
      <w:proofErr w:type="spellEnd"/>
      <w:r>
        <w:t xml:space="preserve">. I think the methods deals with it well, but I think sustainability might be an alarm bell for a reviewer. </w:t>
      </w:r>
    </w:p>
  </w:comment>
  <w:comment w:id="162" w:author="Peter Westley" w:date="2017-05-30T10:53:00Z" w:initials="PW">
    <w:p w14:paraId="5DCBF5C3" w14:textId="3EE8ABCF" w:rsidR="0069133C" w:rsidRDefault="0069133C">
      <w:pPr>
        <w:pStyle w:val="CommentText"/>
      </w:pPr>
      <w:r>
        <w:rPr>
          <w:rStyle w:val="CommentReference"/>
        </w:rPr>
        <w:annotationRef/>
      </w:r>
      <w:r>
        <w:t xml:space="preserve">Perhaps save for abstract? </w:t>
      </w:r>
    </w:p>
  </w:comment>
  <w:comment w:id="164" w:author="Jonathan Moore" w:date="2017-05-30T10:53:00Z" w:initials="JM">
    <w:p w14:paraId="7B46B0CE" w14:textId="77777777" w:rsidR="0069133C" w:rsidRDefault="0069133C">
      <w:pPr>
        <w:pStyle w:val="CommentText"/>
      </w:pPr>
      <w:r>
        <w:rPr>
          <w:rStyle w:val="CommentReference"/>
        </w:rPr>
        <w:annotationRef/>
      </w:r>
      <w:r>
        <w:t xml:space="preserve">One really important thing I just realized is that our model does not deal with the genetic homogenization aspect that would under losing portfolio effects. </w:t>
      </w:r>
    </w:p>
    <w:p w14:paraId="61F9D182" w14:textId="77777777" w:rsidR="0069133C" w:rsidRDefault="0069133C">
      <w:pPr>
        <w:pStyle w:val="CommentText"/>
      </w:pPr>
    </w:p>
    <w:p w14:paraId="47E76009" w14:textId="77777777" w:rsidR="0069133C" w:rsidRDefault="0069133C">
      <w:pPr>
        <w:pStyle w:val="CommentText"/>
      </w:pPr>
      <w:r>
        <w:t xml:space="preserve">For example, I would think that genetic homogenization would synchronize response diversity. So, the asynchrony in the process error would be influenced by the degree of trait difference. </w:t>
      </w:r>
    </w:p>
    <w:p w14:paraId="125C241F" w14:textId="77777777" w:rsidR="0069133C" w:rsidRDefault="0069133C">
      <w:pPr>
        <w:pStyle w:val="CommentText"/>
      </w:pPr>
    </w:p>
    <w:p w14:paraId="73E26D7C" w14:textId="77777777" w:rsidR="0069133C" w:rsidRDefault="0069133C">
      <w:pPr>
        <w:pStyle w:val="CommentText"/>
      </w:pPr>
      <w:r>
        <w:t xml:space="preserve">This is a big caveat. </w:t>
      </w:r>
    </w:p>
  </w:comment>
  <w:comment w:id="165" w:author="Peter Westley" w:date="2017-05-30T10:53:00Z" w:initials="PW">
    <w:p w14:paraId="6A1A3063" w14:textId="714AD1E2" w:rsidR="0069133C" w:rsidRDefault="0069133C">
      <w:pPr>
        <w:pStyle w:val="CommentText"/>
      </w:pPr>
      <w:r>
        <w:rPr>
          <w:rStyle w:val="CommentReference"/>
        </w:rPr>
        <w:annotationRef/>
      </w:r>
      <w:r>
        <w:t xml:space="preserve">I was under the impression that it does…do not the strays pull the local population from the adaptive peak? Does this not have feed backs to the pop. </w:t>
      </w:r>
      <w:proofErr w:type="gramStart"/>
      <w:r>
        <w:t>dynamics</w:t>
      </w:r>
      <w:proofErr w:type="gramEnd"/>
      <w:r>
        <w:t xml:space="preserve"> and asynchrony or synchrony? </w:t>
      </w:r>
    </w:p>
  </w:comment>
  <w:comment w:id="168" w:author="Peter Westley" w:date="2017-05-30T10:53:00Z" w:initials="PW">
    <w:p w14:paraId="0AE571B6" w14:textId="2C6AC1C7" w:rsidR="0069133C" w:rsidRDefault="0069133C">
      <w:pPr>
        <w:pStyle w:val="CommentText"/>
      </w:pPr>
      <w:r>
        <w:rPr>
          <w:rStyle w:val="CommentReference"/>
        </w:rPr>
        <w:annotationRef/>
      </w:r>
      <w:r>
        <w:rPr>
          <w:rFonts w:ascii="Segoe UI" w:hAnsi="Segoe UI" w:cs="Segoe UI"/>
          <w:sz w:val="18"/>
          <w:szCs w:val="18"/>
        </w:rPr>
        <w:t xml:space="preserve">Peterson, D. A., R. </w:t>
      </w:r>
      <w:proofErr w:type="spellStart"/>
      <w:r>
        <w:rPr>
          <w:rFonts w:ascii="Segoe UI" w:hAnsi="Segoe UI" w:cs="Segoe UI"/>
          <w:sz w:val="18"/>
          <w:szCs w:val="18"/>
        </w:rPr>
        <w:t>Hilborn</w:t>
      </w:r>
      <w:proofErr w:type="spellEnd"/>
      <w:r>
        <w:rPr>
          <w:rFonts w:ascii="Segoe UI" w:hAnsi="Segoe UI" w:cs="Segoe UI"/>
          <w:sz w:val="18"/>
          <w:szCs w:val="18"/>
        </w:rPr>
        <w:t xml:space="preserve">, and L. Hauser. 2014. Local adaptation limits lifetime reproductive success of dispersers in a wild salmon </w:t>
      </w:r>
      <w:proofErr w:type="spellStart"/>
      <w:r>
        <w:rPr>
          <w:rFonts w:ascii="Segoe UI" w:hAnsi="Segoe UI" w:cs="Segoe UI"/>
          <w:sz w:val="18"/>
          <w:szCs w:val="18"/>
        </w:rPr>
        <w:t>metapopulation</w:t>
      </w:r>
      <w:proofErr w:type="spellEnd"/>
      <w:r>
        <w:rPr>
          <w:rFonts w:ascii="Segoe UI" w:hAnsi="Segoe UI" w:cs="Segoe UI"/>
          <w:sz w:val="18"/>
          <w:szCs w:val="18"/>
        </w:rPr>
        <w:t xml:space="preserve">. Nature Communications </w:t>
      </w:r>
      <w:r>
        <w:rPr>
          <w:rFonts w:ascii="Segoe UI" w:hAnsi="Segoe UI" w:cs="Segoe UI"/>
          <w:b/>
          <w:bCs/>
          <w:sz w:val="18"/>
          <w:szCs w:val="18"/>
        </w:rPr>
        <w:t>5</w:t>
      </w:r>
      <w:r>
        <w:rPr>
          <w:rFonts w:ascii="Segoe UI" w:hAnsi="Segoe UI" w:cs="Segoe UI"/>
          <w:sz w:val="18"/>
          <w:szCs w:val="18"/>
        </w:rPr>
        <w:t>:3696.</w:t>
      </w:r>
    </w:p>
  </w:comment>
  <w:comment w:id="171" w:author="Jonathan Moore" w:date="2017-05-30T10:53:00Z" w:initials="JM">
    <w:p w14:paraId="508F1F0A" w14:textId="77777777" w:rsidR="0069133C" w:rsidRDefault="0069133C">
      <w:pPr>
        <w:pStyle w:val="CommentText"/>
      </w:pPr>
      <w:r>
        <w:rPr>
          <w:rStyle w:val="CommentReference"/>
        </w:rPr>
        <w:annotationRef/>
      </w:r>
      <w:r>
        <w:t xml:space="preserve">Be careful. </w:t>
      </w:r>
    </w:p>
    <w:p w14:paraId="1DA6992D" w14:textId="77777777" w:rsidR="0069133C" w:rsidRDefault="0069133C">
      <w:pPr>
        <w:pStyle w:val="CommentText"/>
      </w:pPr>
    </w:p>
    <w:p w14:paraId="1B4F2552" w14:textId="77777777" w:rsidR="0069133C" w:rsidRDefault="0069133C">
      <w:pPr>
        <w:pStyle w:val="CommentText"/>
      </w:pPr>
      <w:r>
        <w:t xml:space="preserve">It is possible that strays would die prior to spawning, and thus not shift the traits. </w:t>
      </w:r>
    </w:p>
  </w:comment>
  <w:comment w:id="173" w:author="Peter Westley" w:date="2017-05-30T10:53:00Z" w:initials="PW">
    <w:p w14:paraId="1698A8D7" w14:textId="721A4BB1" w:rsidR="0069133C" w:rsidRDefault="0069133C">
      <w:pPr>
        <w:pStyle w:val="CommentText"/>
      </w:pPr>
      <w:r>
        <w:rPr>
          <w:rStyle w:val="CommentReference"/>
        </w:rPr>
        <w:annotationRef/>
      </w:r>
      <w:r>
        <w:t>So are strays as likely to reproduce as local fish. Definitely a caveat if so</w:t>
      </w:r>
    </w:p>
  </w:comment>
  <w:comment w:id="175" w:author="Jonathan Moore" w:date="2017-05-30T10:53:00Z" w:initials="JM">
    <w:p w14:paraId="465789B0" w14:textId="77777777" w:rsidR="0069133C" w:rsidRDefault="0069133C">
      <w:pPr>
        <w:pStyle w:val="CommentText"/>
      </w:pPr>
      <w:r>
        <w:rPr>
          <w:rStyle w:val="CommentReference"/>
        </w:rPr>
        <w:annotationRef/>
      </w:r>
      <w:r>
        <w:t>Key assumption</w:t>
      </w:r>
    </w:p>
  </w:comment>
  <w:comment w:id="181" w:author="Peter Westley" w:date="2017-05-30T10:53:00Z" w:initials="PW">
    <w:p w14:paraId="4872997E" w14:textId="1E2E3784" w:rsidR="0069133C" w:rsidRDefault="0069133C">
      <w:pPr>
        <w:pStyle w:val="CommentText"/>
      </w:pPr>
      <w:r>
        <w:rPr>
          <w:rStyle w:val="CommentReference"/>
        </w:rPr>
        <w:annotationRef/>
      </w:r>
      <w:proofErr w:type="spellStart"/>
      <w:r>
        <w:t>e.g</w:t>
      </w:r>
      <w:proofErr w:type="spellEnd"/>
      <w:r>
        <w:t xml:space="preserve">, </w:t>
      </w:r>
      <w:r>
        <w:rPr>
          <w:rFonts w:ascii="Segoe UI" w:hAnsi="Segoe UI" w:cs="Segoe UI"/>
          <w:sz w:val="18"/>
          <w:szCs w:val="18"/>
        </w:rPr>
        <w:t xml:space="preserve">Jasper, J. R., C. </w:t>
      </w:r>
      <w:proofErr w:type="spellStart"/>
      <w:r>
        <w:rPr>
          <w:rFonts w:ascii="Segoe UI" w:hAnsi="Segoe UI" w:cs="Segoe UI"/>
          <w:sz w:val="18"/>
          <w:szCs w:val="18"/>
        </w:rPr>
        <w:t>Habicht</w:t>
      </w:r>
      <w:proofErr w:type="spellEnd"/>
      <w:r>
        <w:rPr>
          <w:rFonts w:ascii="Segoe UI" w:hAnsi="Segoe UI" w:cs="Segoe UI"/>
          <w:sz w:val="18"/>
          <w:szCs w:val="18"/>
        </w:rPr>
        <w:t xml:space="preserve">, S. Moffitt, R. Brenner, J. Marsh, B. Lewis, E. C. Fox, Z. </w:t>
      </w:r>
      <w:proofErr w:type="spellStart"/>
      <w:r>
        <w:rPr>
          <w:rFonts w:ascii="Segoe UI" w:hAnsi="Segoe UI" w:cs="Segoe UI"/>
          <w:sz w:val="18"/>
          <w:szCs w:val="18"/>
        </w:rPr>
        <w:t>Grauvogel</w:t>
      </w:r>
      <w:proofErr w:type="spellEnd"/>
      <w:r>
        <w:rPr>
          <w:rFonts w:ascii="Segoe UI" w:hAnsi="Segoe UI" w:cs="Segoe UI"/>
          <w:sz w:val="18"/>
          <w:szCs w:val="18"/>
        </w:rPr>
        <w:t xml:space="preserve">, S. D. R. Olive, and W. S. Grant. 2013. Source-Sink Estimates of Genetic Introgression Show Influence of Hatchery Strays on Wild Chum Salmon Populations in Prince William Sound, Alaska. </w:t>
      </w:r>
      <w:proofErr w:type="spellStart"/>
      <w:r>
        <w:rPr>
          <w:rFonts w:ascii="Segoe UI" w:hAnsi="Segoe UI" w:cs="Segoe UI"/>
          <w:sz w:val="18"/>
          <w:szCs w:val="18"/>
        </w:rPr>
        <w:t>PLoS</w:t>
      </w:r>
      <w:proofErr w:type="spellEnd"/>
      <w:r>
        <w:rPr>
          <w:rFonts w:ascii="Segoe UI" w:hAnsi="Segoe UI" w:cs="Segoe UI"/>
          <w:sz w:val="18"/>
          <w:szCs w:val="18"/>
        </w:rPr>
        <w:t xml:space="preserve"> ONE </w:t>
      </w:r>
      <w:r>
        <w:rPr>
          <w:rFonts w:ascii="Segoe UI" w:hAnsi="Segoe UI" w:cs="Segoe UI"/>
          <w:b/>
          <w:bCs/>
          <w:sz w:val="18"/>
          <w:szCs w:val="18"/>
        </w:rPr>
        <w:t>8</w:t>
      </w:r>
      <w:r>
        <w:rPr>
          <w:rFonts w:ascii="Segoe UI" w:hAnsi="Segoe UI" w:cs="Segoe UI"/>
          <w:sz w:val="18"/>
          <w:szCs w:val="18"/>
        </w:rPr>
        <w:t>:e81916.</w:t>
      </w:r>
    </w:p>
  </w:comment>
  <w:comment w:id="196" w:author="Jonathan Moore" w:date="2017-05-30T10:53:00Z" w:initials="JM">
    <w:p w14:paraId="274A090B" w14:textId="77777777" w:rsidR="0069133C" w:rsidRDefault="0069133C">
      <w:pPr>
        <w:pStyle w:val="CommentText"/>
        <w:rPr>
          <w:rStyle w:val="hlfld-contribauthor"/>
          <w:rFonts w:ascii="Arial" w:hAnsi="Arial" w:cs="Arial"/>
          <w:color w:val="333333"/>
          <w:sz w:val="22"/>
          <w:szCs w:val="22"/>
        </w:rPr>
      </w:pPr>
      <w:r>
        <w:rPr>
          <w:rStyle w:val="CommentReference"/>
        </w:rPr>
        <w:annotationRef/>
      </w:r>
      <w:r>
        <w:rPr>
          <w:rStyle w:val="hlfld-contribauthor"/>
          <w:rFonts w:ascii="Arial" w:hAnsi="Arial" w:cs="Arial"/>
          <w:color w:val="333333"/>
          <w:sz w:val="22"/>
          <w:szCs w:val="22"/>
        </w:rPr>
        <w:t xml:space="preserve">Doesn’t really look like the cited study found this. </w:t>
      </w:r>
    </w:p>
    <w:p w14:paraId="5E49B83F" w14:textId="77777777" w:rsidR="0069133C" w:rsidRDefault="0069133C">
      <w:pPr>
        <w:pStyle w:val="CommentText"/>
        <w:rPr>
          <w:rStyle w:val="hlfld-contribauthor"/>
          <w:rFonts w:ascii="Arial" w:hAnsi="Arial" w:cs="Arial"/>
          <w:color w:val="333333"/>
          <w:sz w:val="22"/>
          <w:szCs w:val="22"/>
        </w:rPr>
      </w:pPr>
    </w:p>
    <w:p w14:paraId="4D2E2D24" w14:textId="77777777" w:rsidR="0069133C" w:rsidRDefault="0069133C">
      <w:pPr>
        <w:pStyle w:val="CommentText"/>
        <w:rPr>
          <w:rStyle w:val="hlfld-contribauthor"/>
          <w:rFonts w:ascii="Arial" w:hAnsi="Arial" w:cs="Arial"/>
          <w:color w:val="333333"/>
          <w:sz w:val="22"/>
          <w:szCs w:val="22"/>
        </w:rPr>
      </w:pPr>
      <w:r>
        <w:rPr>
          <w:rStyle w:val="hlfld-contribauthor"/>
          <w:rFonts w:ascii="Arial" w:hAnsi="Arial" w:cs="Arial"/>
          <w:color w:val="333333"/>
          <w:sz w:val="22"/>
          <w:szCs w:val="22"/>
        </w:rPr>
        <w:t xml:space="preserve">This paper might be better. </w:t>
      </w:r>
    </w:p>
    <w:p w14:paraId="7F869943" w14:textId="77777777" w:rsidR="0069133C" w:rsidRDefault="0069133C">
      <w:pPr>
        <w:pStyle w:val="CommentText"/>
        <w:rPr>
          <w:rStyle w:val="hlfld-contribauthor"/>
          <w:rFonts w:ascii="Arial" w:hAnsi="Arial" w:cs="Arial"/>
          <w:color w:val="333333"/>
          <w:sz w:val="22"/>
          <w:szCs w:val="22"/>
        </w:rPr>
      </w:pPr>
    </w:p>
    <w:p w14:paraId="69B2A1B6" w14:textId="77777777" w:rsidR="0069133C" w:rsidRDefault="0069133C">
      <w:pPr>
        <w:pStyle w:val="CommentText"/>
      </w:pPr>
      <w:r>
        <w:rPr>
          <w:rStyle w:val="hlfld-contribauthor"/>
          <w:rFonts w:ascii="Arial" w:hAnsi="Arial" w:cs="Arial"/>
          <w:color w:val="333333"/>
          <w:sz w:val="22"/>
          <w:szCs w:val="22"/>
        </w:rPr>
        <w:t>Fraser,</w:t>
      </w:r>
      <w:r>
        <w:rPr>
          <w:rStyle w:val="apple-converted-space"/>
          <w:rFonts w:ascii="Arial" w:hAnsi="Arial" w:cs="Arial"/>
          <w:color w:val="333333"/>
          <w:sz w:val="22"/>
          <w:szCs w:val="22"/>
        </w:rPr>
        <w:t> </w:t>
      </w:r>
      <w:r>
        <w:rPr>
          <w:rStyle w:val="nlmgiven-names"/>
          <w:rFonts w:ascii="Arial" w:hAnsi="Arial" w:cs="Arial"/>
          <w:color w:val="333333"/>
          <w:sz w:val="22"/>
          <w:szCs w:val="22"/>
        </w:rPr>
        <w:t>D. J.</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L. K.</w:t>
      </w:r>
      <w:r>
        <w:rPr>
          <w:rStyle w:val="apple-converted-space"/>
          <w:rFonts w:ascii="Arial" w:hAnsi="Arial" w:cs="Arial"/>
          <w:color w:val="333333"/>
          <w:sz w:val="22"/>
          <w:szCs w:val="22"/>
        </w:rPr>
        <w:t> </w:t>
      </w:r>
      <w:proofErr w:type="spellStart"/>
      <w:r>
        <w:rPr>
          <w:rStyle w:val="hlfld-contribauthor"/>
          <w:rFonts w:ascii="Arial" w:hAnsi="Arial" w:cs="Arial"/>
          <w:color w:val="333333"/>
          <w:sz w:val="22"/>
          <w:szCs w:val="22"/>
        </w:rPr>
        <w:t>Wier</w:t>
      </w:r>
      <w:proofErr w:type="spellEnd"/>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L.</w:t>
      </w:r>
      <w:r>
        <w:rPr>
          <w:rStyle w:val="apple-converted-space"/>
          <w:rFonts w:ascii="Arial" w:hAnsi="Arial" w:cs="Arial"/>
          <w:color w:val="333333"/>
          <w:sz w:val="22"/>
          <w:szCs w:val="22"/>
        </w:rPr>
        <w:t> </w:t>
      </w:r>
      <w:proofErr w:type="spellStart"/>
      <w:r>
        <w:rPr>
          <w:rStyle w:val="hlfld-contribauthor"/>
          <w:rFonts w:ascii="Arial" w:hAnsi="Arial" w:cs="Arial"/>
          <w:color w:val="333333"/>
          <w:sz w:val="22"/>
          <w:szCs w:val="22"/>
        </w:rPr>
        <w:t>Bernatchez</w:t>
      </w:r>
      <w:proofErr w:type="spellEnd"/>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M. M.</w:t>
      </w:r>
      <w:r>
        <w:rPr>
          <w:rStyle w:val="apple-converted-space"/>
          <w:rFonts w:ascii="Arial" w:hAnsi="Arial" w:cs="Arial"/>
          <w:color w:val="333333"/>
          <w:sz w:val="22"/>
          <w:szCs w:val="22"/>
        </w:rPr>
        <w:t> </w:t>
      </w:r>
      <w:r>
        <w:rPr>
          <w:rStyle w:val="hlfld-contribauthor"/>
          <w:rFonts w:ascii="Arial" w:hAnsi="Arial" w:cs="Arial"/>
          <w:color w:val="333333"/>
          <w:sz w:val="22"/>
          <w:szCs w:val="22"/>
        </w:rPr>
        <w:t>Hansen</w:t>
      </w:r>
      <w:r>
        <w:rPr>
          <w:rFonts w:ascii="Arial" w:hAnsi="Arial" w:cs="Arial"/>
          <w:color w:val="333333"/>
          <w:sz w:val="22"/>
          <w:szCs w:val="22"/>
          <w:shd w:val="clear" w:color="auto" w:fill="FFFFFF"/>
        </w:rPr>
        <w:t>, and</w:t>
      </w:r>
      <w:r>
        <w:rPr>
          <w:rStyle w:val="apple-converted-space"/>
          <w:rFonts w:ascii="Arial" w:hAnsi="Arial" w:cs="Arial"/>
          <w:color w:val="333333"/>
          <w:sz w:val="22"/>
          <w:szCs w:val="22"/>
          <w:shd w:val="clear" w:color="auto" w:fill="FFFFFF"/>
        </w:rPr>
        <w:t> </w:t>
      </w:r>
      <w:r>
        <w:rPr>
          <w:rStyle w:val="nlmgiven-names"/>
          <w:rFonts w:ascii="Arial" w:hAnsi="Arial" w:cs="Arial"/>
          <w:color w:val="333333"/>
          <w:sz w:val="22"/>
          <w:szCs w:val="22"/>
        </w:rPr>
        <w:t>E. B.</w:t>
      </w:r>
      <w:r>
        <w:rPr>
          <w:rStyle w:val="apple-converted-space"/>
          <w:rFonts w:ascii="Arial" w:hAnsi="Arial" w:cs="Arial"/>
          <w:color w:val="333333"/>
          <w:sz w:val="22"/>
          <w:szCs w:val="22"/>
        </w:rPr>
        <w:t> </w:t>
      </w:r>
      <w:r>
        <w:rPr>
          <w:rStyle w:val="hlfld-contribauthor"/>
          <w:rFonts w:ascii="Arial" w:hAnsi="Arial" w:cs="Arial"/>
          <w:color w:val="333333"/>
          <w:sz w:val="22"/>
          <w:szCs w:val="22"/>
        </w:rPr>
        <w:t>Taylor</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year"/>
          <w:rFonts w:ascii="Arial" w:hAnsi="Arial" w:cs="Arial"/>
          <w:color w:val="333333"/>
          <w:sz w:val="22"/>
          <w:szCs w:val="22"/>
        </w:rPr>
        <w:t>2011</w:t>
      </w:r>
      <w:r>
        <w:rPr>
          <w:rFonts w:ascii="Arial" w:hAnsi="Arial" w:cs="Arial"/>
          <w:color w:val="333333"/>
          <w:sz w:val="22"/>
          <w:szCs w:val="22"/>
          <w:shd w:val="clear" w:color="auto" w:fill="FFFFFF"/>
        </w:rPr>
        <w:t>.</w:t>
      </w:r>
      <w:r>
        <w:rPr>
          <w:rStyle w:val="apple-converted-space"/>
          <w:rFonts w:ascii="Arial" w:hAnsi="Arial" w:cs="Arial"/>
          <w:color w:val="333333"/>
          <w:sz w:val="22"/>
          <w:szCs w:val="22"/>
          <w:shd w:val="clear" w:color="auto" w:fill="FFFFFF"/>
        </w:rPr>
        <w:t> </w:t>
      </w:r>
      <w:r>
        <w:rPr>
          <w:rStyle w:val="nlmarticle-title"/>
          <w:rFonts w:ascii="Arial" w:hAnsi="Arial" w:cs="Arial"/>
          <w:color w:val="333333"/>
          <w:sz w:val="22"/>
          <w:szCs w:val="22"/>
        </w:rPr>
        <w:t>Extent and scale of local adaptation in salmonid fishes: review and meta-analysis</w:t>
      </w:r>
      <w:r>
        <w:rPr>
          <w:rFonts w:ascii="Arial" w:hAnsi="Arial" w:cs="Arial"/>
          <w:color w:val="333333"/>
          <w:sz w:val="22"/>
          <w:szCs w:val="22"/>
          <w:shd w:val="clear" w:color="auto" w:fill="FFFFFF"/>
        </w:rPr>
        <w:t>. Heredity 106:</w:t>
      </w:r>
      <w:r>
        <w:rPr>
          <w:rStyle w:val="apple-converted-space"/>
          <w:rFonts w:ascii="Arial" w:hAnsi="Arial" w:cs="Arial"/>
          <w:color w:val="333333"/>
          <w:sz w:val="22"/>
          <w:szCs w:val="22"/>
          <w:shd w:val="clear" w:color="auto" w:fill="FFFFFF"/>
        </w:rPr>
        <w:t> </w:t>
      </w:r>
      <w:r>
        <w:rPr>
          <w:rStyle w:val="nlmfpage"/>
          <w:rFonts w:ascii="Arial" w:hAnsi="Arial" w:cs="Arial"/>
          <w:color w:val="333333"/>
          <w:sz w:val="22"/>
          <w:szCs w:val="22"/>
        </w:rPr>
        <w:t>404</w:t>
      </w:r>
      <w:r>
        <w:rPr>
          <w:rFonts w:ascii="Arial" w:hAnsi="Arial" w:cs="Arial"/>
          <w:color w:val="333333"/>
          <w:sz w:val="22"/>
          <w:szCs w:val="22"/>
          <w:shd w:val="clear" w:color="auto" w:fill="FFFFFF"/>
        </w:rPr>
        <w:t>–</w:t>
      </w:r>
      <w:r>
        <w:rPr>
          <w:rStyle w:val="nlmlpage"/>
          <w:rFonts w:ascii="Arial" w:hAnsi="Arial" w:cs="Arial"/>
          <w:color w:val="333333"/>
          <w:sz w:val="22"/>
          <w:szCs w:val="22"/>
        </w:rPr>
        <w:t>420</w:t>
      </w:r>
      <w:r>
        <w:rPr>
          <w:rFonts w:ascii="Arial" w:hAnsi="Arial" w:cs="Arial"/>
          <w:color w:val="333333"/>
          <w:sz w:val="22"/>
          <w:szCs w:val="22"/>
          <w:shd w:val="clear" w:color="auto" w:fill="FFFFFF"/>
        </w:rPr>
        <w:t>.</w:t>
      </w:r>
    </w:p>
  </w:comment>
  <w:comment w:id="197" w:author="Peter Westley" w:date="2017-05-30T10:53:00Z" w:initials="PW">
    <w:p w14:paraId="1E11DC04" w14:textId="59EC920C" w:rsidR="0069133C" w:rsidRDefault="0069133C">
      <w:pPr>
        <w:pStyle w:val="CommentText"/>
      </w:pPr>
      <w:r>
        <w:rPr>
          <w:rStyle w:val="CommentReference"/>
        </w:rPr>
        <w:annotationRef/>
      </w:r>
      <w:r>
        <w:t>Source?</w:t>
      </w:r>
    </w:p>
  </w:comment>
  <w:comment w:id="198" w:author="Peter Westley" w:date="2017-05-30T10:53:00Z" w:initials="PW">
    <w:p w14:paraId="63ABACD3" w14:textId="6B63EED6" w:rsidR="0069133C" w:rsidRDefault="0069133C">
      <w:pPr>
        <w:pStyle w:val="CommentText"/>
      </w:pPr>
      <w:r>
        <w:rPr>
          <w:rStyle w:val="CommentReference"/>
        </w:rPr>
        <w:annotationRef/>
      </w:r>
      <w:r>
        <w:t>Sink?</w:t>
      </w:r>
    </w:p>
  </w:comment>
  <w:comment w:id="204" w:author="Jonathan Moore" w:date="2017-05-30T10:53:00Z" w:initials="JM">
    <w:p w14:paraId="04F2C56C" w14:textId="77777777" w:rsidR="0069133C" w:rsidRDefault="0069133C">
      <w:pPr>
        <w:pStyle w:val="CommentText"/>
      </w:pPr>
      <w:r>
        <w:rPr>
          <w:rStyle w:val="CommentReference"/>
        </w:rPr>
        <w:annotationRef/>
      </w:r>
      <w:r>
        <w:t xml:space="preserve">Correct? I am looking at Fig 4a. </w:t>
      </w:r>
    </w:p>
  </w:comment>
  <w:comment w:id="207" w:author="Jonathan Moore" w:date="2017-05-30T10:53:00Z" w:initials="JM">
    <w:p w14:paraId="708C6ED6" w14:textId="77777777" w:rsidR="0069133C" w:rsidRDefault="0069133C">
      <w:pPr>
        <w:pStyle w:val="CommentText"/>
      </w:pPr>
      <w:r>
        <w:rPr>
          <w:rStyle w:val="CommentReference"/>
        </w:rPr>
        <w:annotationRef/>
      </w:r>
      <w:r>
        <w:t>Not sure I understand this</w:t>
      </w:r>
    </w:p>
  </w:comment>
  <w:comment w:id="213" w:author="Peter Westley" w:date="2017-05-30T10:53:00Z" w:initials="PW">
    <w:p w14:paraId="2A65DCAB" w14:textId="4A6B7AE2" w:rsidR="0069133C" w:rsidRDefault="0069133C">
      <w:pPr>
        <w:pStyle w:val="CommentText"/>
      </w:pPr>
      <w:r>
        <w:rPr>
          <w:rStyle w:val="CommentReference"/>
        </w:rPr>
        <w:annotationRef/>
      </w:r>
      <w:r>
        <w:t>Rewording to reflect my understanding</w:t>
      </w:r>
    </w:p>
  </w:comment>
  <w:comment w:id="214" w:author="Peter Westley" w:date="2017-05-30T10:53:00Z" w:initials="PW">
    <w:p w14:paraId="185604C6" w14:textId="3C56C17B" w:rsidR="0069133C" w:rsidRDefault="0069133C">
      <w:pPr>
        <w:pStyle w:val="CommentText"/>
      </w:pPr>
      <w:r>
        <w:rPr>
          <w:rStyle w:val="CommentReference"/>
        </w:rPr>
        <w:annotationRef/>
      </w:r>
      <w:r>
        <w:t xml:space="preserve">Confused a bit throughout whether we are thinking about density dependent or independent here…This statement implies independent (4a). 4b suggests a broad area of m* where recovery time is inelastic. </w:t>
      </w:r>
    </w:p>
    <w:p w14:paraId="7DEB061F" w14:textId="77777777" w:rsidR="0069133C" w:rsidRDefault="0069133C">
      <w:pPr>
        <w:pStyle w:val="CommentText"/>
      </w:pPr>
    </w:p>
    <w:p w14:paraId="67496D03" w14:textId="42D5DE16" w:rsidR="0069133C" w:rsidRDefault="0069133C">
      <w:pPr>
        <w:pStyle w:val="CommentText"/>
      </w:pPr>
      <w:r>
        <w:t>Note different sig. digits on x-axis. Oh…I see JM commented on this too. Sorry.</w:t>
      </w:r>
    </w:p>
  </w:comment>
  <w:comment w:id="215" w:author="Jonathan Moore" w:date="2017-05-30T10:53:00Z" w:initials="JM">
    <w:p w14:paraId="56850732" w14:textId="77777777" w:rsidR="0069133C" w:rsidRDefault="0069133C">
      <w:pPr>
        <w:pStyle w:val="CommentText"/>
      </w:pPr>
      <w:r>
        <w:rPr>
          <w:rStyle w:val="CommentReference"/>
        </w:rPr>
        <w:annotationRef/>
      </w:r>
      <w:r>
        <w:t xml:space="preserve">On the pdf it looks like Figure 4 had different x axis. Could we make x and y axes for both panels to facilitate comparison? </w:t>
      </w:r>
    </w:p>
  </w:comment>
  <w:comment w:id="216" w:author="Peter Westley" w:date="2017-05-30T10:53:00Z" w:initials="PW">
    <w:p w14:paraId="7F36C1A5" w14:textId="5E08C1C2" w:rsidR="0069133C" w:rsidRDefault="0069133C">
      <w:pPr>
        <w:pStyle w:val="CommentText"/>
      </w:pPr>
      <w:r>
        <w:rPr>
          <w:rStyle w:val="CommentReference"/>
        </w:rPr>
        <w:annotationRef/>
      </w:r>
      <w:r>
        <w:t>And does this play out in the PE component of model?</w:t>
      </w:r>
    </w:p>
  </w:comment>
  <w:comment w:id="217" w:author="Peter Westley" w:date="2017-05-30T10:53:00Z" w:initials="PW">
    <w:p w14:paraId="2EA281D7" w14:textId="7B3C2853" w:rsidR="0069133C" w:rsidRDefault="0069133C">
      <w:pPr>
        <w:pStyle w:val="CommentText"/>
      </w:pPr>
      <w:r>
        <w:rPr>
          <w:rStyle w:val="CommentReference"/>
        </w:rPr>
        <w:annotationRef/>
      </w:r>
      <w:r>
        <w:rPr>
          <w:rFonts w:ascii="Arial" w:hAnsi="Arial" w:cs="Arial"/>
          <w:color w:val="222222"/>
          <w:shd w:val="clear" w:color="auto" w:fill="FFFFFF"/>
        </w:rPr>
        <w:t xml:space="preserve">Larson, W. A., </w:t>
      </w:r>
      <w:proofErr w:type="spellStart"/>
      <w:r>
        <w:rPr>
          <w:rFonts w:ascii="Arial" w:hAnsi="Arial" w:cs="Arial"/>
          <w:color w:val="222222"/>
          <w:shd w:val="clear" w:color="auto" w:fill="FFFFFF"/>
        </w:rPr>
        <w:t>Seeb</w:t>
      </w:r>
      <w:proofErr w:type="spellEnd"/>
      <w:r>
        <w:rPr>
          <w:rFonts w:ascii="Arial" w:hAnsi="Arial" w:cs="Arial"/>
          <w:color w:val="222222"/>
          <w:shd w:val="clear" w:color="auto" w:fill="FFFFFF"/>
        </w:rPr>
        <w:t xml:space="preserve">, J. E., Dann, T. H., Schindler, D. E., &amp; </w:t>
      </w:r>
      <w:proofErr w:type="spellStart"/>
      <w:r>
        <w:rPr>
          <w:rFonts w:ascii="Arial" w:hAnsi="Arial" w:cs="Arial"/>
          <w:color w:val="222222"/>
          <w:shd w:val="clear" w:color="auto" w:fill="FFFFFF"/>
        </w:rPr>
        <w:t>Seeb</w:t>
      </w:r>
      <w:proofErr w:type="spellEnd"/>
      <w:r>
        <w:rPr>
          <w:rFonts w:ascii="Arial" w:hAnsi="Arial" w:cs="Arial"/>
          <w:color w:val="222222"/>
          <w:shd w:val="clear" w:color="auto" w:fill="FFFFFF"/>
        </w:rPr>
        <w:t>, L. W. (2014). Signals of heterogeneous selection at an MHC locus in geographically proximate ecotypes of sockeye salmon.</w:t>
      </w:r>
      <w:r>
        <w:rPr>
          <w:rStyle w:val="apple-converted-space"/>
          <w:rFonts w:ascii="Arial" w:hAnsi="Arial" w:cs="Arial"/>
          <w:color w:val="222222"/>
          <w:shd w:val="clear" w:color="auto" w:fill="FFFFFF"/>
        </w:rPr>
        <w:t> </w:t>
      </w:r>
      <w:r>
        <w:rPr>
          <w:rFonts w:ascii="Arial" w:hAnsi="Arial" w:cs="Arial"/>
          <w:i/>
          <w:iCs/>
          <w:color w:val="222222"/>
          <w:shd w:val="clear" w:color="auto" w:fill="FFFFFF"/>
        </w:rPr>
        <w:t>Molecular ecology</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i/>
          <w:iCs/>
          <w:color w:val="222222"/>
          <w:shd w:val="clear" w:color="auto" w:fill="FFFFFF"/>
        </w:rPr>
        <w:t>23</w:t>
      </w:r>
      <w:r>
        <w:rPr>
          <w:rFonts w:ascii="Arial" w:hAnsi="Arial" w:cs="Arial"/>
          <w:color w:val="222222"/>
          <w:shd w:val="clear" w:color="auto" w:fill="FFFFFF"/>
        </w:rPr>
        <w:t>(22), 5448-5461.</w:t>
      </w:r>
    </w:p>
  </w:comment>
  <w:comment w:id="218" w:author="Jonathan Moore" w:date="2017-05-30T10:53:00Z" w:initials="JM">
    <w:p w14:paraId="4871E1F4" w14:textId="77777777" w:rsidR="0069133C" w:rsidRDefault="0069133C" w:rsidP="00EB047F">
      <w:pPr>
        <w:autoSpaceDE w:val="0"/>
        <w:autoSpaceDN w:val="0"/>
        <w:adjustRightInd w:val="0"/>
        <w:spacing w:after="0"/>
        <w:rPr>
          <w:rFonts w:ascii="SFRM0900" w:hAnsi="SFRM0900" w:cs="SFRM0900"/>
          <w:sz w:val="18"/>
          <w:szCs w:val="18"/>
          <w:lang w:val="en-CA"/>
        </w:rPr>
      </w:pPr>
      <w:r>
        <w:rPr>
          <w:rStyle w:val="CommentReference"/>
        </w:rPr>
        <w:annotationRef/>
      </w:r>
      <w:r>
        <w:rPr>
          <w:rFonts w:ascii="SFRM0900" w:hAnsi="SFRM0900" w:cs="SFRM0900"/>
          <w:sz w:val="18"/>
          <w:szCs w:val="18"/>
          <w:lang w:val="en-CA"/>
        </w:rPr>
        <w:t xml:space="preserve">D. A. Peterson, R. </w:t>
      </w:r>
      <w:proofErr w:type="spellStart"/>
      <w:r>
        <w:rPr>
          <w:rFonts w:ascii="SFRM0900" w:hAnsi="SFRM0900" w:cs="SFRM0900"/>
          <w:sz w:val="18"/>
          <w:szCs w:val="18"/>
          <w:lang w:val="en-CA"/>
        </w:rPr>
        <w:t>Hilborn</w:t>
      </w:r>
      <w:proofErr w:type="spellEnd"/>
      <w:r>
        <w:rPr>
          <w:rFonts w:ascii="SFRM0900" w:hAnsi="SFRM0900" w:cs="SFRM0900"/>
          <w:sz w:val="18"/>
          <w:szCs w:val="18"/>
          <w:lang w:val="en-CA"/>
        </w:rPr>
        <w:t>, and L. Hauser, “Local adaptation</w:t>
      </w:r>
    </w:p>
    <w:p w14:paraId="53F630D8" w14:textId="77777777" w:rsidR="0069133C" w:rsidRDefault="0069133C" w:rsidP="00EB047F">
      <w:pPr>
        <w:autoSpaceDE w:val="0"/>
        <w:autoSpaceDN w:val="0"/>
        <w:adjustRightInd w:val="0"/>
        <w:spacing w:after="0"/>
        <w:rPr>
          <w:rFonts w:ascii="SFRM0900" w:hAnsi="SFRM0900" w:cs="SFRM0900"/>
          <w:sz w:val="18"/>
          <w:szCs w:val="18"/>
          <w:lang w:val="en-CA"/>
        </w:rPr>
      </w:pPr>
      <w:proofErr w:type="gramStart"/>
      <w:r>
        <w:rPr>
          <w:rFonts w:ascii="SFRM0900" w:hAnsi="SFRM0900" w:cs="SFRM0900"/>
          <w:sz w:val="18"/>
          <w:szCs w:val="18"/>
          <w:lang w:val="en-CA"/>
        </w:rPr>
        <w:t>limits</w:t>
      </w:r>
      <w:proofErr w:type="gramEnd"/>
      <w:r>
        <w:rPr>
          <w:rFonts w:ascii="SFRM0900" w:hAnsi="SFRM0900" w:cs="SFRM0900"/>
          <w:sz w:val="18"/>
          <w:szCs w:val="18"/>
          <w:lang w:val="en-CA"/>
        </w:rPr>
        <w:t xml:space="preserve"> lifetime reproductive success of dispersers</w:t>
      </w:r>
    </w:p>
    <w:p w14:paraId="26BCBB31" w14:textId="77777777" w:rsidR="0069133C" w:rsidRDefault="0069133C" w:rsidP="00EB047F">
      <w:pPr>
        <w:autoSpaceDE w:val="0"/>
        <w:autoSpaceDN w:val="0"/>
        <w:adjustRightInd w:val="0"/>
        <w:spacing w:after="0"/>
        <w:rPr>
          <w:rFonts w:ascii="SFRM0900" w:hAnsi="SFRM0900" w:cs="SFRM0900"/>
          <w:sz w:val="18"/>
          <w:szCs w:val="18"/>
          <w:lang w:val="en-CA"/>
        </w:rPr>
      </w:pPr>
      <w:proofErr w:type="gramStart"/>
      <w:r>
        <w:rPr>
          <w:rFonts w:ascii="SFRM0900" w:hAnsi="SFRM0900" w:cs="SFRM0900"/>
          <w:sz w:val="18"/>
          <w:szCs w:val="18"/>
          <w:lang w:val="en-CA"/>
        </w:rPr>
        <w:t>in</w:t>
      </w:r>
      <w:proofErr w:type="gramEnd"/>
      <w:r>
        <w:rPr>
          <w:rFonts w:ascii="SFRM0900" w:hAnsi="SFRM0900" w:cs="SFRM0900"/>
          <w:sz w:val="18"/>
          <w:szCs w:val="18"/>
          <w:lang w:val="en-CA"/>
        </w:rPr>
        <w:t xml:space="preserve"> a wild salmon </w:t>
      </w:r>
      <w:proofErr w:type="spellStart"/>
      <w:r>
        <w:rPr>
          <w:rFonts w:ascii="SFRM0900" w:hAnsi="SFRM0900" w:cs="SFRM0900"/>
          <w:sz w:val="18"/>
          <w:szCs w:val="18"/>
          <w:lang w:val="en-CA"/>
        </w:rPr>
        <w:t>metapopulation</w:t>
      </w:r>
      <w:proofErr w:type="spellEnd"/>
      <w:r>
        <w:rPr>
          <w:rFonts w:ascii="SFRM0900" w:hAnsi="SFRM0900" w:cs="SFRM0900"/>
          <w:sz w:val="18"/>
          <w:szCs w:val="18"/>
          <w:lang w:val="en-CA"/>
        </w:rPr>
        <w:t xml:space="preserve">,” </w:t>
      </w:r>
      <w:r>
        <w:rPr>
          <w:rFonts w:ascii="SFTI0900" w:hAnsi="SFTI0900" w:cs="SFTI0900"/>
          <w:sz w:val="18"/>
          <w:szCs w:val="18"/>
          <w:lang w:val="en-CA"/>
        </w:rPr>
        <w:t>Nature Communications</w:t>
      </w:r>
      <w:r>
        <w:rPr>
          <w:rFonts w:ascii="SFRM0900" w:hAnsi="SFRM0900" w:cs="SFRM0900"/>
          <w:sz w:val="18"/>
          <w:szCs w:val="18"/>
          <w:lang w:val="en-CA"/>
        </w:rPr>
        <w:t>,</w:t>
      </w:r>
    </w:p>
    <w:p w14:paraId="31660FC8" w14:textId="77777777" w:rsidR="0069133C" w:rsidRDefault="0069133C" w:rsidP="00EB047F">
      <w:pPr>
        <w:pStyle w:val="CommentText"/>
      </w:pPr>
      <w:r>
        <w:rPr>
          <w:rFonts w:ascii="SFRM0900" w:hAnsi="SFRM0900" w:cs="SFRM0900"/>
          <w:sz w:val="18"/>
          <w:szCs w:val="18"/>
          <w:lang w:val="en-CA"/>
        </w:rPr>
        <w:t>vol. 5, p. 3696, Apr. 2014.</w:t>
      </w:r>
    </w:p>
  </w:comment>
  <w:comment w:id="219" w:author="Jonathan Moore" w:date="2017-05-30T10:53:00Z" w:initials="JM">
    <w:p w14:paraId="33784259" w14:textId="77777777" w:rsidR="0069133C" w:rsidRDefault="0069133C">
      <w:pPr>
        <w:pStyle w:val="CommentText"/>
      </w:pPr>
      <w:r>
        <w:rPr>
          <w:rStyle w:val="CommentReference"/>
        </w:rPr>
        <w:annotationRef/>
      </w:r>
      <w:r>
        <w:t xml:space="preserve">It is a bit tricky. The header in the results is subtly but importantly different. </w:t>
      </w:r>
    </w:p>
    <w:p w14:paraId="2796303E" w14:textId="77777777" w:rsidR="0069133C" w:rsidRDefault="0069133C">
      <w:pPr>
        <w:pStyle w:val="CommentText"/>
      </w:pPr>
    </w:p>
    <w:p w14:paraId="47C5812E" w14:textId="77777777" w:rsidR="0069133C" w:rsidRDefault="0069133C">
      <w:pPr>
        <w:pStyle w:val="CommentText"/>
      </w:pPr>
      <w:r>
        <w:t xml:space="preserve">Methods section C has density dependent straying and distance. </w:t>
      </w:r>
    </w:p>
    <w:p w14:paraId="7EF9A690" w14:textId="77777777" w:rsidR="0069133C" w:rsidRDefault="0069133C">
      <w:pPr>
        <w:pStyle w:val="CommentText"/>
      </w:pPr>
    </w:p>
    <w:p w14:paraId="4A77CEE2" w14:textId="77777777" w:rsidR="0069133C" w:rsidRDefault="0069133C">
      <w:pPr>
        <w:pStyle w:val="CommentText"/>
      </w:pPr>
      <w:r>
        <w:t xml:space="preserve">Results section C just has distance </w:t>
      </w:r>
      <w:proofErr w:type="spellStart"/>
      <w:r>
        <w:t>depednet</w:t>
      </w:r>
      <w:proofErr w:type="spellEnd"/>
      <w:r>
        <w:t xml:space="preserve"> and habitat hetero. </w:t>
      </w:r>
    </w:p>
    <w:p w14:paraId="71489595" w14:textId="77777777" w:rsidR="0069133C" w:rsidRDefault="0069133C">
      <w:pPr>
        <w:pStyle w:val="CommentText"/>
      </w:pPr>
    </w:p>
    <w:p w14:paraId="089F5B09" w14:textId="77777777" w:rsidR="0069133C" w:rsidRDefault="0069133C">
      <w:pPr>
        <w:pStyle w:val="CommentText"/>
      </w:pPr>
      <w:proofErr w:type="spellStart"/>
      <w:r>
        <w:t>Prob</w:t>
      </w:r>
      <w:proofErr w:type="spellEnd"/>
      <w:r>
        <w:t xml:space="preserve"> don’t want to align them all, but worth being careful with this section C as it seems similar. </w:t>
      </w:r>
    </w:p>
  </w:comment>
  <w:comment w:id="220" w:author="pwestley" w:date="2017-05-30T10:53:00Z" w:initials="pw">
    <w:p w14:paraId="2F919F93" w14:textId="5008271F" w:rsidR="0069133C" w:rsidRDefault="0069133C">
      <w:pPr>
        <w:pStyle w:val="CommentText"/>
      </w:pPr>
      <w:r>
        <w:rPr>
          <w:rStyle w:val="CommentReference"/>
        </w:rPr>
        <w:annotationRef/>
      </w:r>
      <w:r>
        <w:t xml:space="preserve">Having made it thus far through MS with a bit of fresh eyes I find myself wondering if this section is more a distraction than </w:t>
      </w:r>
      <w:proofErr w:type="spellStart"/>
      <w:r>
        <w:t>its</w:t>
      </w:r>
      <w:proofErr w:type="spellEnd"/>
      <w:r>
        <w:t xml:space="preserve"> worth and at worst may distract from the main crux of the story. I’m of the opinion that it is better to do less but very well vs. more content but struggle to do it justice given page space. </w:t>
      </w:r>
    </w:p>
  </w:comment>
  <w:comment w:id="223" w:author="Peter Westley" w:date="2017-05-30T10:53:00Z" w:initials="PW">
    <w:p w14:paraId="6308ABD6" w14:textId="7CCE1A6C" w:rsidR="0069133C" w:rsidRDefault="0069133C">
      <w:pPr>
        <w:pStyle w:val="CommentText"/>
      </w:pPr>
      <w:r>
        <w:rPr>
          <w:rStyle w:val="CommentReference"/>
        </w:rPr>
        <w:annotationRef/>
      </w:r>
      <w:r>
        <w:rPr>
          <w:rFonts w:ascii="Segoe UI" w:hAnsi="Segoe UI" w:cs="Segoe UI"/>
          <w:sz w:val="18"/>
          <w:szCs w:val="18"/>
        </w:rPr>
        <w:t xml:space="preserve">Lin, J., T. P. Quinn, R. </w:t>
      </w:r>
      <w:proofErr w:type="spellStart"/>
      <w:r>
        <w:rPr>
          <w:rFonts w:ascii="Segoe UI" w:hAnsi="Segoe UI" w:cs="Segoe UI"/>
          <w:sz w:val="18"/>
          <w:szCs w:val="18"/>
        </w:rPr>
        <w:t>Hilborn</w:t>
      </w:r>
      <w:proofErr w:type="spellEnd"/>
      <w:r>
        <w:rPr>
          <w:rFonts w:ascii="Segoe UI" w:hAnsi="Segoe UI" w:cs="Segoe UI"/>
          <w:sz w:val="18"/>
          <w:szCs w:val="18"/>
        </w:rPr>
        <w:t xml:space="preserve">, and L. Hauser. 2008. Fine-scale differentiation between sockeye salmon ecotypes and the effect of phenotype on straying. Heredity </w:t>
      </w:r>
      <w:r>
        <w:rPr>
          <w:rFonts w:ascii="Segoe UI" w:hAnsi="Segoe UI" w:cs="Segoe UI"/>
          <w:b/>
          <w:bCs/>
          <w:sz w:val="18"/>
          <w:szCs w:val="18"/>
        </w:rPr>
        <w:t>101</w:t>
      </w:r>
      <w:r>
        <w:rPr>
          <w:rFonts w:ascii="Segoe UI" w:hAnsi="Segoe UI" w:cs="Segoe UI"/>
          <w:sz w:val="18"/>
          <w:szCs w:val="18"/>
        </w:rPr>
        <w:t>:341-350.</w:t>
      </w:r>
    </w:p>
  </w:comment>
  <w:comment w:id="224" w:author="Peter Westley" w:date="2017-05-30T10:53:00Z" w:initials="PW">
    <w:p w14:paraId="09D8A257" w14:textId="2A57D6D4" w:rsidR="0069133C" w:rsidRDefault="0069133C">
      <w:pPr>
        <w:pStyle w:val="CommentText"/>
      </w:pPr>
      <w:r>
        <w:rPr>
          <w:rStyle w:val="CommentReference"/>
        </w:rPr>
        <w:annotationRef/>
      </w:r>
      <w:r>
        <w:t>Need this be framed as a function of distance? Seems like the context of match between stray phenotype and selection landscape of the recipient environment is what really matters. WE know that selection can be hugely different at fine spatial scales…though across large spatial scales clearly environments differ.</w:t>
      </w:r>
    </w:p>
  </w:comment>
  <w:comment w:id="225" w:author="Jonathan Moore" w:date="2017-05-30T10:53:00Z" w:initials="JM">
    <w:p w14:paraId="64741CF1" w14:textId="77777777" w:rsidR="0069133C" w:rsidRDefault="0069133C">
      <w:pPr>
        <w:pStyle w:val="CommentText"/>
      </w:pPr>
      <w:r>
        <w:rPr>
          <w:rStyle w:val="CommentReference"/>
        </w:rPr>
        <w:annotationRef/>
      </w:r>
      <w:r>
        <w:t xml:space="preserve">I guess I don’t quite have my head wrapped around this set of scenarios about distance dependent straying. </w:t>
      </w:r>
    </w:p>
    <w:p w14:paraId="55873DFD" w14:textId="77777777" w:rsidR="0069133C" w:rsidRDefault="0069133C">
      <w:pPr>
        <w:pStyle w:val="CommentText"/>
      </w:pPr>
    </w:p>
    <w:p w14:paraId="4061F717" w14:textId="77777777" w:rsidR="0069133C" w:rsidRDefault="0069133C">
      <w:pPr>
        <w:pStyle w:val="CommentText"/>
      </w:pPr>
      <w:r>
        <w:t xml:space="preserve">Would this allow m and </w:t>
      </w:r>
      <w:proofErr w:type="spellStart"/>
      <w:r>
        <w:t>hab</w:t>
      </w:r>
      <w:proofErr w:type="spellEnd"/>
      <w:r>
        <w:t xml:space="preserve"> heterogeneity to </w:t>
      </w:r>
      <w:proofErr w:type="spellStart"/>
      <w:r>
        <w:t>covary</w:t>
      </w:r>
      <w:proofErr w:type="spellEnd"/>
      <w:r>
        <w:t xml:space="preserve"> through time? How would this happen? </w:t>
      </w:r>
    </w:p>
    <w:p w14:paraId="09510194" w14:textId="77777777" w:rsidR="0069133C" w:rsidRDefault="0069133C">
      <w:pPr>
        <w:pStyle w:val="CommentText"/>
      </w:pPr>
    </w:p>
    <w:p w14:paraId="03B6448A" w14:textId="77777777" w:rsidR="0069133C" w:rsidRDefault="0069133C">
      <w:pPr>
        <w:pStyle w:val="CommentText"/>
      </w:pPr>
      <w:r>
        <w:t>I am not sure if this adds much. Or I could be out to lunch. (:</w:t>
      </w:r>
    </w:p>
  </w:comment>
  <w:comment w:id="228" w:author="pwestley" w:date="2017-05-30T10:53:00Z" w:initials="pw">
    <w:p w14:paraId="57AA74E0" w14:textId="27AC8E68" w:rsidR="0069133C" w:rsidRDefault="0069133C">
      <w:pPr>
        <w:pStyle w:val="CommentText"/>
      </w:pPr>
      <w:r>
        <w:rPr>
          <w:rStyle w:val="CommentReference"/>
        </w:rPr>
        <w:annotationRef/>
      </w:r>
      <w:r>
        <w:t xml:space="preserve">Just trying to give some more specific context here. </w:t>
      </w:r>
    </w:p>
  </w:comment>
  <w:comment w:id="230" w:author="Peter Westley" w:date="2017-05-30T10:53:00Z" w:initials="PW">
    <w:p w14:paraId="06D93E5D" w14:textId="6C7ECA52" w:rsidR="0069133C" w:rsidRDefault="0069133C">
      <w:pPr>
        <w:pStyle w:val="CommentText"/>
      </w:pPr>
      <w:r>
        <w:rPr>
          <w:rStyle w:val="CommentReference"/>
        </w:rPr>
        <w:annotationRef/>
      </w:r>
      <w:r>
        <w:t xml:space="preserve">I think framed in this way it could potentially distract. </w:t>
      </w:r>
    </w:p>
  </w:comment>
  <w:comment w:id="229" w:author="Jonathan Moore" w:date="2017-05-30T10:53:00Z" w:initials="JM">
    <w:p w14:paraId="02701756" w14:textId="77777777" w:rsidR="0069133C" w:rsidRDefault="0069133C">
      <w:pPr>
        <w:pStyle w:val="CommentText"/>
      </w:pPr>
      <w:r>
        <w:rPr>
          <w:rStyle w:val="CommentReference"/>
        </w:rPr>
        <w:annotationRef/>
      </w:r>
      <w:r>
        <w:t xml:space="preserve">I admit I did not quite get this. </w:t>
      </w:r>
    </w:p>
    <w:p w14:paraId="213BF05F" w14:textId="77777777" w:rsidR="0069133C" w:rsidRDefault="0069133C">
      <w:pPr>
        <w:pStyle w:val="CommentText"/>
      </w:pPr>
    </w:p>
    <w:p w14:paraId="138133D9" w14:textId="77777777" w:rsidR="0069133C" w:rsidRDefault="0069133C">
      <w:pPr>
        <w:pStyle w:val="CommentText"/>
      </w:pPr>
      <w:r>
        <w:t xml:space="preserve">I am not sure that this adds much to the paper. </w:t>
      </w:r>
    </w:p>
  </w:comment>
  <w:comment w:id="232" w:author="pwestley" w:date="2017-05-30T10:53:00Z" w:initials="pw">
    <w:p w14:paraId="3B647246" w14:textId="3A2952DA" w:rsidR="003C04A4" w:rsidRDefault="003C04A4">
      <w:pPr>
        <w:pStyle w:val="CommentText"/>
      </w:pPr>
      <w:r>
        <w:rPr>
          <w:rStyle w:val="CommentReference"/>
        </w:rPr>
        <w:annotationRef/>
      </w:r>
      <w:r>
        <w:t>Feels a bit disjointed and I think re-ordering to the way we present in the methods and results will help. First straying and alternative states, then collective straying on robustness, then effect of habitat heterogeneity.</w:t>
      </w:r>
    </w:p>
  </w:comment>
  <w:comment w:id="250" w:author="pwestley" w:date="2017-05-30T10:53:00Z" w:initials="pw">
    <w:p w14:paraId="604A1BD1" w14:textId="12906E80" w:rsidR="00A104D0" w:rsidRDefault="00A104D0">
      <w:pPr>
        <w:pStyle w:val="CommentText"/>
      </w:pPr>
      <w:r>
        <w:rPr>
          <w:rStyle w:val="CommentReference"/>
        </w:rPr>
        <w:annotationRef/>
      </w:r>
      <w:r>
        <w:t xml:space="preserve">This word still makes me mad…not sure why. </w:t>
      </w:r>
    </w:p>
  </w:comment>
  <w:comment w:id="259" w:author="Jonathan Moore" w:date="2017-05-30T10:53:00Z" w:initials="JM">
    <w:p w14:paraId="5EAED350" w14:textId="77777777" w:rsidR="0069133C" w:rsidRDefault="0069133C">
      <w:pPr>
        <w:pStyle w:val="CommentText"/>
      </w:pPr>
      <w:r>
        <w:rPr>
          <w:rStyle w:val="CommentReference"/>
        </w:rPr>
        <w:annotationRef/>
      </w:r>
      <w:r>
        <w:t>Yeah, I think this paragraph could be cut</w:t>
      </w:r>
    </w:p>
  </w:comment>
  <w:comment w:id="258" w:author="pwestley" w:date="2017-05-30T10:53:00Z" w:initials="pw">
    <w:p w14:paraId="1C541E3F" w14:textId="68E6650A" w:rsidR="00A104D0" w:rsidRDefault="00A104D0">
      <w:pPr>
        <w:pStyle w:val="CommentText"/>
      </w:pPr>
      <w:r>
        <w:rPr>
          <w:rStyle w:val="CommentReference"/>
        </w:rPr>
        <w:annotationRef/>
      </w:r>
      <w:r>
        <w:t>Nuke it from space…it is the only way to be sure.</w:t>
      </w:r>
    </w:p>
  </w:comment>
  <w:comment w:id="290" w:author="pwestley" w:date="2017-05-30T10:53:00Z" w:initials="pw">
    <w:p w14:paraId="326C1D32" w14:textId="11B82C0C" w:rsidR="00F85CDC" w:rsidRDefault="00F85CDC">
      <w:pPr>
        <w:pStyle w:val="CommentText"/>
      </w:pPr>
      <w:r>
        <w:rPr>
          <w:rStyle w:val="CommentReference"/>
        </w:rPr>
        <w:annotationRef/>
      </w:r>
      <w:r>
        <w:t xml:space="preserve">This type of sentence screams Levin 1992 to me. </w:t>
      </w:r>
    </w:p>
    <w:p w14:paraId="67B123D2" w14:textId="4EDCD5D5" w:rsidR="00F85CDC" w:rsidRDefault="00F85CDC">
      <w:pPr>
        <w:pStyle w:val="CommentText"/>
      </w:pPr>
      <w:r>
        <w:rPr>
          <w:rFonts w:ascii="Segoe UI" w:hAnsi="Segoe UI" w:cs="Segoe UI"/>
          <w:sz w:val="18"/>
          <w:szCs w:val="18"/>
        </w:rPr>
        <w:t xml:space="preserve">Levin, S.A. 1992. The Problem of Pattern and Scale in Ecology. Ecology </w:t>
      </w:r>
      <w:r>
        <w:rPr>
          <w:rFonts w:ascii="Segoe UI" w:hAnsi="Segoe UI" w:cs="Segoe UI"/>
          <w:b/>
          <w:bCs/>
          <w:sz w:val="18"/>
          <w:szCs w:val="18"/>
        </w:rPr>
        <w:t>73</w:t>
      </w:r>
      <w:r>
        <w:rPr>
          <w:rFonts w:ascii="Segoe UI" w:hAnsi="Segoe UI" w:cs="Segoe UI"/>
          <w:sz w:val="18"/>
          <w:szCs w:val="18"/>
        </w:rPr>
        <w:t>(6): 1943-1967.</w:t>
      </w:r>
    </w:p>
  </w:comment>
  <w:comment w:id="294" w:author="pwestley" w:date="2017-05-30T10:53:00Z" w:initials="pw">
    <w:p w14:paraId="5EC0E09A" w14:textId="2115E05C" w:rsidR="00F85CDC" w:rsidRDefault="00F85CDC">
      <w:pPr>
        <w:pStyle w:val="CommentText"/>
      </w:pPr>
      <w:r>
        <w:rPr>
          <w:rStyle w:val="CommentReference"/>
        </w:rPr>
        <w:annotationRef/>
      </w:r>
      <w:r>
        <w:t>I’ll take your word on this one…</w:t>
      </w:r>
    </w:p>
  </w:comment>
  <w:comment w:id="302" w:author="Jonathan Moore" w:date="2017-05-30T10:53:00Z" w:initials="JM">
    <w:p w14:paraId="73ED88D7" w14:textId="77777777" w:rsidR="0069133C" w:rsidRDefault="0069133C">
      <w:pPr>
        <w:pStyle w:val="CommentText"/>
      </w:pPr>
      <w:r>
        <w:rPr>
          <w:rStyle w:val="CommentReference"/>
        </w:rPr>
        <w:annotationRef/>
      </w:r>
      <w:r>
        <w:t xml:space="preserve">I think this paragraph should focus on the “alternative stable states.” </w:t>
      </w:r>
    </w:p>
    <w:p w14:paraId="7AA785B4" w14:textId="77777777" w:rsidR="0069133C" w:rsidRDefault="0069133C">
      <w:pPr>
        <w:pStyle w:val="CommentText"/>
      </w:pPr>
    </w:p>
    <w:p w14:paraId="07C15649" w14:textId="77777777" w:rsidR="0069133C" w:rsidRDefault="0069133C">
      <w:pPr>
        <w:pStyle w:val="CommentText"/>
      </w:pPr>
      <w:r>
        <w:t xml:space="preserve">I wonder if we could link this result to the </w:t>
      </w:r>
      <w:proofErr w:type="spellStart"/>
      <w:r>
        <w:t>metapopulation</w:t>
      </w:r>
      <w:proofErr w:type="spellEnd"/>
      <w:r>
        <w:t xml:space="preserve"> concept of sources and sinks. </w:t>
      </w:r>
    </w:p>
  </w:comment>
  <w:comment w:id="305" w:author="pwestley" w:date="2017-05-30T10:53:00Z" w:initials="pw">
    <w:p w14:paraId="322F3F3E" w14:textId="2989FDDB" w:rsidR="00F85CDC" w:rsidRDefault="00F85CDC">
      <w:pPr>
        <w:pStyle w:val="CommentText"/>
      </w:pPr>
      <w:r>
        <w:rPr>
          <w:rStyle w:val="CommentReference"/>
        </w:rPr>
        <w:annotationRef/>
      </w:r>
      <w:r>
        <w:t xml:space="preserve">REVIEWED BY </w:t>
      </w:r>
      <w:proofErr w:type="spellStart"/>
      <w:r>
        <w:rPr>
          <w:rFonts w:ascii="Segoe UI" w:hAnsi="Segoe UI" w:cs="Segoe UI"/>
          <w:sz w:val="18"/>
          <w:szCs w:val="18"/>
        </w:rPr>
        <w:t>Hanski</w:t>
      </w:r>
      <w:proofErr w:type="spellEnd"/>
      <w:r>
        <w:rPr>
          <w:rFonts w:ascii="Segoe UI" w:hAnsi="Segoe UI" w:cs="Segoe UI"/>
          <w:sz w:val="18"/>
          <w:szCs w:val="18"/>
        </w:rPr>
        <w:t xml:space="preserve">, I. 1999. </w:t>
      </w:r>
      <w:proofErr w:type="spellStart"/>
      <w:r>
        <w:rPr>
          <w:rFonts w:ascii="Segoe UI" w:hAnsi="Segoe UI" w:cs="Segoe UI"/>
          <w:sz w:val="18"/>
          <w:szCs w:val="18"/>
        </w:rPr>
        <w:t>Metapopulation</w:t>
      </w:r>
      <w:proofErr w:type="spellEnd"/>
      <w:r>
        <w:rPr>
          <w:rFonts w:ascii="Segoe UI" w:hAnsi="Segoe UI" w:cs="Segoe UI"/>
          <w:sz w:val="18"/>
          <w:szCs w:val="18"/>
        </w:rPr>
        <w:t xml:space="preserve"> ecology. Oxford University Press.</w:t>
      </w:r>
    </w:p>
  </w:comment>
  <w:comment w:id="309" w:author="pwestley" w:date="2017-05-30T10:53:00Z" w:initials="pw">
    <w:p w14:paraId="52A16700" w14:textId="129717AE" w:rsidR="00A104D0" w:rsidRDefault="00A104D0">
      <w:pPr>
        <w:pStyle w:val="CommentText"/>
      </w:pPr>
      <w:r>
        <w:rPr>
          <w:rStyle w:val="CommentReference"/>
        </w:rPr>
        <w:annotationRef/>
      </w:r>
      <w:r>
        <w:t>I’ve been inserted source sink questions throughout as well.  Convergence here ….</w:t>
      </w:r>
    </w:p>
  </w:comment>
  <w:comment w:id="321" w:author="pwestley" w:date="2017-05-30T10:53:00Z" w:initials="pw">
    <w:p w14:paraId="003ED55D" w14:textId="6DC3D381" w:rsidR="00F85CDC" w:rsidRDefault="00F85CDC">
      <w:pPr>
        <w:pStyle w:val="CommentText"/>
      </w:pPr>
      <w:r>
        <w:rPr>
          <w:rStyle w:val="CommentReference"/>
        </w:rPr>
        <w:annotationRef/>
      </w:r>
      <w:r>
        <w:t>This should be a topic sentence for its own paragraph</w:t>
      </w:r>
    </w:p>
  </w:comment>
  <w:comment w:id="329" w:author="Jonathan Moore" w:date="2017-05-30T10:53:00Z" w:initials="JM">
    <w:p w14:paraId="1F17E6CB" w14:textId="77777777" w:rsidR="0069133C" w:rsidRDefault="0069133C">
      <w:pPr>
        <w:pStyle w:val="CommentText"/>
      </w:pPr>
      <w:r>
        <w:rPr>
          <w:rStyle w:val="CommentReference"/>
        </w:rPr>
        <w:annotationRef/>
      </w:r>
      <w:r>
        <w:t xml:space="preserve">This wasn’t really the question was it? We are more interested in how straying influences recovery following the </w:t>
      </w:r>
      <w:proofErr w:type="spellStart"/>
      <w:r>
        <w:t>differnet</w:t>
      </w:r>
      <w:proofErr w:type="spellEnd"/>
      <w:r>
        <w:t xml:space="preserve"> types of disturbance. </w:t>
      </w:r>
    </w:p>
  </w:comment>
  <w:comment w:id="328" w:author="pwestley" w:date="2017-05-30T10:53:00Z" w:initials="pw">
    <w:p w14:paraId="0781D60D" w14:textId="3644DDC9" w:rsidR="00A3296D" w:rsidRDefault="00A3296D">
      <w:pPr>
        <w:pStyle w:val="CommentText"/>
      </w:pPr>
      <w:r>
        <w:rPr>
          <w:rStyle w:val="CommentReference"/>
        </w:rPr>
        <w:annotationRef/>
      </w:r>
      <w:r>
        <w:t xml:space="preserve">This feels out of place…can we work this into another </w:t>
      </w:r>
      <w:proofErr w:type="spellStart"/>
      <w:r>
        <w:t>pargarph</w:t>
      </w:r>
      <w:proofErr w:type="spellEnd"/>
      <w:r>
        <w:t xml:space="preserve">? </w:t>
      </w:r>
    </w:p>
  </w:comment>
  <w:comment w:id="331" w:author="Jonathan Moore" w:date="2017-05-30T10:53:00Z" w:initials="JM">
    <w:p w14:paraId="273B2C89" w14:textId="77777777" w:rsidR="003C04A4" w:rsidRDefault="003C04A4" w:rsidP="003C04A4">
      <w:pPr>
        <w:pStyle w:val="CommentText"/>
      </w:pPr>
      <w:r>
        <w:rPr>
          <w:rStyle w:val="CommentReference"/>
        </w:rPr>
        <w:annotationRef/>
      </w:r>
      <w:r>
        <w:t>Condense to two sentences.</w:t>
      </w:r>
    </w:p>
  </w:comment>
  <w:comment w:id="354" w:author="pwestley" w:date="2017-05-30T10:53:00Z" w:initials="pw">
    <w:p w14:paraId="6BE3F5CF" w14:textId="79D379DB" w:rsidR="00A3296D" w:rsidRDefault="00A3296D">
      <w:pPr>
        <w:pStyle w:val="CommentText"/>
      </w:pPr>
      <w:r>
        <w:rPr>
          <w:rStyle w:val="CommentReference"/>
        </w:rPr>
        <w:annotationRef/>
      </w:r>
      <w:r>
        <w:t xml:space="preserve">Connectivity in terms of numbers or gene flow? We tried to model both, yes? </w:t>
      </w:r>
    </w:p>
  </w:comment>
  <w:comment w:id="353" w:author="Jonathan Moore" w:date="2017-05-30T10:53:00Z" w:initials="JM">
    <w:p w14:paraId="2428414A" w14:textId="77777777" w:rsidR="003C04A4" w:rsidRDefault="003C04A4" w:rsidP="003C04A4">
      <w:pPr>
        <w:pStyle w:val="CommentText"/>
      </w:pPr>
      <w:r>
        <w:rPr>
          <w:rStyle w:val="CommentReference"/>
        </w:rPr>
        <w:annotationRef/>
      </w:r>
      <w:r>
        <w:t xml:space="preserve">Maybe I am misreading things, but Figure 3a shows that PE peak at m of around 0.08 and then decrease w/ increasing m. </w:t>
      </w:r>
    </w:p>
    <w:p w14:paraId="375D6C3B" w14:textId="77777777" w:rsidR="003C04A4" w:rsidRDefault="003C04A4" w:rsidP="003C04A4">
      <w:pPr>
        <w:pStyle w:val="CommentText"/>
      </w:pPr>
    </w:p>
    <w:p w14:paraId="160DDDB1" w14:textId="77777777" w:rsidR="003C04A4" w:rsidRDefault="003C04A4" w:rsidP="003C04A4">
      <w:pPr>
        <w:pStyle w:val="CommentText"/>
      </w:pPr>
      <w:r>
        <w:t xml:space="preserve">Does this finding support the herring work now? </w:t>
      </w:r>
    </w:p>
  </w:comment>
  <w:comment w:id="358" w:author="pwestley" w:date="2017-05-30T10:53:00Z" w:initials="pw">
    <w:p w14:paraId="40F6C710" w14:textId="69AC912F" w:rsidR="00A3296D" w:rsidRDefault="00A3296D">
      <w:pPr>
        <w:pStyle w:val="CommentText"/>
      </w:pPr>
      <w:r>
        <w:rPr>
          <w:rStyle w:val="CommentReference"/>
        </w:rPr>
        <w:annotationRef/>
      </w:r>
      <w:r>
        <w:t xml:space="preserve">Perhaps useful to lay out predictions previously as that would facilitate </w:t>
      </w:r>
      <w:proofErr w:type="spellStart"/>
      <w:r>
        <w:t>interpreations</w:t>
      </w:r>
      <w:proofErr w:type="spellEnd"/>
      <w:r>
        <w:t xml:space="preserve"> of whether something is surprising or not. I’ll admit to struggling on this too. </w:t>
      </w:r>
    </w:p>
  </w:comment>
  <w:comment w:id="357" w:author="Jonathan Moore" w:date="2017-05-30T10:53:00Z" w:initials="JM">
    <w:p w14:paraId="2CFE8301" w14:textId="77777777" w:rsidR="003C04A4" w:rsidRDefault="003C04A4" w:rsidP="003C04A4">
      <w:pPr>
        <w:pStyle w:val="CommentText"/>
      </w:pPr>
      <w:r>
        <w:rPr>
          <w:rStyle w:val="CommentReference"/>
        </w:rPr>
        <w:annotationRef/>
      </w:r>
      <w:r>
        <w:t xml:space="preserve">I could not wrap my head around this. Brain is full and wording a bit ambiguous/confusing. </w:t>
      </w:r>
    </w:p>
    <w:p w14:paraId="3AF47D94" w14:textId="77777777" w:rsidR="003C04A4" w:rsidRDefault="003C04A4" w:rsidP="003C04A4">
      <w:pPr>
        <w:pStyle w:val="CommentText"/>
      </w:pPr>
    </w:p>
    <w:p w14:paraId="508263CB" w14:textId="77777777" w:rsidR="003C04A4" w:rsidRDefault="003C04A4" w:rsidP="003C04A4">
      <w:pPr>
        <w:pStyle w:val="CommentText"/>
      </w:pPr>
      <w:r>
        <w:t>Negative effects of what?</w:t>
      </w:r>
    </w:p>
    <w:p w14:paraId="353B3219" w14:textId="77777777" w:rsidR="003C04A4" w:rsidRDefault="003C04A4" w:rsidP="003C04A4">
      <w:pPr>
        <w:pStyle w:val="CommentText"/>
      </w:pPr>
    </w:p>
    <w:p w14:paraId="3AFDAA45" w14:textId="77777777" w:rsidR="003C04A4" w:rsidRDefault="003C04A4" w:rsidP="003C04A4">
      <w:pPr>
        <w:pStyle w:val="CommentText"/>
      </w:pPr>
      <w:r>
        <w:t xml:space="preserve">Why is this </w:t>
      </w:r>
      <w:proofErr w:type="spellStart"/>
      <w:r>
        <w:t>suprising</w:t>
      </w:r>
      <w:proofErr w:type="spellEnd"/>
      <w:proofErr w:type="gramStart"/>
      <w:r>
        <w:t>?.</w:t>
      </w:r>
      <w:proofErr w:type="gramEnd"/>
      <w:r>
        <w:t xml:space="preserve"> </w:t>
      </w:r>
    </w:p>
    <w:p w14:paraId="3079F3F5" w14:textId="77777777" w:rsidR="003C04A4" w:rsidRDefault="003C04A4" w:rsidP="003C04A4">
      <w:pPr>
        <w:pStyle w:val="CommentText"/>
      </w:pPr>
    </w:p>
    <w:p w14:paraId="5190BE24" w14:textId="77777777" w:rsidR="003C04A4" w:rsidRDefault="003C04A4" w:rsidP="003C04A4">
      <w:pPr>
        <w:pStyle w:val="CommentText"/>
      </w:pPr>
      <w:r>
        <w:t xml:space="preserve">Perhaps break up into multiple sentences. </w:t>
      </w:r>
    </w:p>
  </w:comment>
  <w:comment w:id="388" w:author="pwestley" w:date="2017-05-30T10:53:00Z" w:initials="pw">
    <w:p w14:paraId="113B8155" w14:textId="6F8B869D" w:rsidR="00020148" w:rsidRDefault="00020148">
      <w:pPr>
        <w:pStyle w:val="CommentText"/>
      </w:pPr>
      <w:r>
        <w:rPr>
          <w:rStyle w:val="CommentReference"/>
        </w:rPr>
        <w:annotationRef/>
      </w:r>
      <w:r>
        <w:rPr>
          <w:rFonts w:ascii="Segoe UI" w:hAnsi="Segoe UI" w:cs="Segoe UI"/>
          <w:sz w:val="18"/>
          <w:szCs w:val="18"/>
        </w:rPr>
        <w:t xml:space="preserve">Christie, M.R., Marine, M.L., French, R.A., and </w:t>
      </w:r>
      <w:proofErr w:type="spellStart"/>
      <w:r>
        <w:rPr>
          <w:rFonts w:ascii="Segoe UI" w:hAnsi="Segoe UI" w:cs="Segoe UI"/>
          <w:sz w:val="18"/>
          <w:szCs w:val="18"/>
        </w:rPr>
        <w:t>Blouin</w:t>
      </w:r>
      <w:proofErr w:type="spellEnd"/>
      <w:r>
        <w:rPr>
          <w:rFonts w:ascii="Segoe UI" w:hAnsi="Segoe UI" w:cs="Segoe UI"/>
          <w:sz w:val="18"/>
          <w:szCs w:val="18"/>
        </w:rPr>
        <w:t xml:space="preserve">, M.S. 2012. Genetic adaptation to captivity can occur in a single generation. Proceedings of the National Academy of Sciences </w:t>
      </w:r>
      <w:r>
        <w:rPr>
          <w:rFonts w:ascii="Segoe UI" w:hAnsi="Segoe UI" w:cs="Segoe UI"/>
          <w:b/>
          <w:bCs/>
          <w:sz w:val="18"/>
          <w:szCs w:val="18"/>
        </w:rPr>
        <w:t>109</w:t>
      </w:r>
      <w:r>
        <w:rPr>
          <w:rFonts w:ascii="Segoe UI" w:hAnsi="Segoe UI" w:cs="Segoe UI"/>
          <w:sz w:val="18"/>
          <w:szCs w:val="18"/>
        </w:rPr>
        <w:t>(1): 238-242.</w:t>
      </w:r>
    </w:p>
  </w:comment>
  <w:comment w:id="395" w:author="pwestley" w:date="2017-05-30T10:53:00Z" w:initials="pw">
    <w:p w14:paraId="0927FEA4" w14:textId="273AD160" w:rsidR="00020148" w:rsidRDefault="00020148">
      <w:pPr>
        <w:pStyle w:val="CommentText"/>
        <w:rPr>
          <w:rFonts w:ascii="Segoe UI" w:hAnsi="Segoe UI" w:cs="Segoe UI"/>
          <w:sz w:val="18"/>
          <w:szCs w:val="18"/>
        </w:rPr>
      </w:pPr>
      <w:r>
        <w:rPr>
          <w:rStyle w:val="CommentReference"/>
        </w:rPr>
        <w:annotationRef/>
      </w:r>
      <w:proofErr w:type="spellStart"/>
      <w:r>
        <w:rPr>
          <w:rFonts w:ascii="Segoe UI" w:hAnsi="Segoe UI" w:cs="Segoe UI"/>
          <w:sz w:val="18"/>
          <w:szCs w:val="18"/>
        </w:rPr>
        <w:t>Chilcote</w:t>
      </w:r>
      <w:proofErr w:type="spellEnd"/>
      <w:r>
        <w:rPr>
          <w:rFonts w:ascii="Segoe UI" w:hAnsi="Segoe UI" w:cs="Segoe UI"/>
          <w:sz w:val="18"/>
          <w:szCs w:val="18"/>
        </w:rPr>
        <w:t>, M.W. 2003. Relationship between natural productivity and the frequency of wild fish in mixed spawning populations of wild and hatchery steelhead (</w:t>
      </w:r>
      <w:proofErr w:type="spellStart"/>
      <w:r>
        <w:rPr>
          <w:rFonts w:ascii="Segoe UI" w:hAnsi="Segoe UI" w:cs="Segoe UI"/>
          <w:sz w:val="18"/>
          <w:szCs w:val="18"/>
        </w:rPr>
        <w:t>Oncorhynchus</w:t>
      </w:r>
      <w:proofErr w:type="spellEnd"/>
      <w:r>
        <w:rPr>
          <w:rFonts w:ascii="Segoe UI" w:hAnsi="Segoe UI" w:cs="Segoe UI"/>
          <w:sz w:val="18"/>
          <w:szCs w:val="18"/>
        </w:rPr>
        <w:t xml:space="preserve"> mykiss). Canadian Journal of Fisheries and Aquatic Sciences </w:t>
      </w:r>
      <w:r>
        <w:rPr>
          <w:rFonts w:ascii="Segoe UI" w:hAnsi="Segoe UI" w:cs="Segoe UI"/>
          <w:b/>
          <w:bCs/>
          <w:sz w:val="18"/>
          <w:szCs w:val="18"/>
        </w:rPr>
        <w:t>60</w:t>
      </w:r>
      <w:r>
        <w:rPr>
          <w:rFonts w:ascii="Segoe UI" w:hAnsi="Segoe UI" w:cs="Segoe UI"/>
          <w:sz w:val="18"/>
          <w:szCs w:val="18"/>
        </w:rPr>
        <w:t>(9): 1057-1067.</w:t>
      </w:r>
    </w:p>
    <w:p w14:paraId="167F0D52" w14:textId="77777777" w:rsidR="00020148" w:rsidRDefault="00020148">
      <w:pPr>
        <w:pStyle w:val="CommentText"/>
      </w:pPr>
    </w:p>
    <w:p w14:paraId="51C2A3FF" w14:textId="73136725" w:rsidR="00020148" w:rsidRDefault="000149B4">
      <w:pPr>
        <w:pStyle w:val="CommentText"/>
      </w:pPr>
      <w:r>
        <w:rPr>
          <w:rFonts w:ascii="Segoe UI" w:hAnsi="Segoe UI" w:cs="Segoe UI"/>
          <w:sz w:val="18"/>
          <w:szCs w:val="18"/>
        </w:rPr>
        <w:t xml:space="preserve">Araki, H., Cooper, B., and </w:t>
      </w:r>
      <w:proofErr w:type="spellStart"/>
      <w:r>
        <w:rPr>
          <w:rFonts w:ascii="Segoe UI" w:hAnsi="Segoe UI" w:cs="Segoe UI"/>
          <w:sz w:val="18"/>
          <w:szCs w:val="18"/>
        </w:rPr>
        <w:t>Blouin</w:t>
      </w:r>
      <w:proofErr w:type="spellEnd"/>
      <w:r>
        <w:rPr>
          <w:rFonts w:ascii="Segoe UI" w:hAnsi="Segoe UI" w:cs="Segoe UI"/>
          <w:sz w:val="18"/>
          <w:szCs w:val="18"/>
        </w:rPr>
        <w:t xml:space="preserve">, M.S. 2007. Genetic effects of captive breeding cause a rapid, cumulative fitness decline in the wild. Science </w:t>
      </w:r>
      <w:r>
        <w:rPr>
          <w:rFonts w:ascii="Segoe UI" w:hAnsi="Segoe UI" w:cs="Segoe UI"/>
          <w:b/>
          <w:bCs/>
          <w:sz w:val="18"/>
          <w:szCs w:val="18"/>
        </w:rPr>
        <w:t>318</w:t>
      </w:r>
      <w:r>
        <w:rPr>
          <w:rFonts w:ascii="Segoe UI" w:hAnsi="Segoe UI" w:cs="Segoe UI"/>
          <w:sz w:val="18"/>
          <w:szCs w:val="18"/>
        </w:rPr>
        <w:t>(5847): 100-103.</w:t>
      </w:r>
    </w:p>
  </w:comment>
  <w:comment w:id="401" w:author="pwestley" w:date="2017-05-30T10:53:00Z" w:initials="pw">
    <w:p w14:paraId="7522DE0F" w14:textId="4C293D73" w:rsidR="000149B4" w:rsidRDefault="000149B4">
      <w:pPr>
        <w:pStyle w:val="CommentText"/>
      </w:pPr>
      <w:r>
        <w:rPr>
          <w:rStyle w:val="CommentReference"/>
        </w:rPr>
        <w:annotationRef/>
      </w:r>
      <w:r>
        <w:rPr>
          <w:rFonts w:ascii="Segoe UI" w:hAnsi="Segoe UI" w:cs="Segoe UI"/>
          <w:sz w:val="18"/>
          <w:szCs w:val="18"/>
        </w:rPr>
        <w:t xml:space="preserve">Westley, P.A.H., Conway, C.M., and Fleming, I.A. 2012. Phenotypic divergence of exotic fish populations is shaped by spatial proximity and habitat differences across an invaded landscape. Evolutionary Ecology Research </w:t>
      </w:r>
      <w:r>
        <w:rPr>
          <w:rFonts w:ascii="Segoe UI" w:hAnsi="Segoe UI" w:cs="Segoe UI"/>
          <w:b/>
          <w:bCs/>
          <w:sz w:val="18"/>
          <w:szCs w:val="18"/>
        </w:rPr>
        <w:t>14</w:t>
      </w:r>
      <w:r>
        <w:rPr>
          <w:rFonts w:ascii="Segoe UI" w:hAnsi="Segoe UI" w:cs="Segoe UI"/>
          <w:sz w:val="18"/>
          <w:szCs w:val="18"/>
        </w:rPr>
        <w:t>: 147-167.</w:t>
      </w:r>
    </w:p>
  </w:comment>
  <w:comment w:id="406" w:author="pwestley" w:date="2017-05-30T10:53:00Z" w:initials="pw">
    <w:p w14:paraId="6C3E4ABD" w14:textId="6B393EDA" w:rsidR="000149B4" w:rsidRDefault="000149B4">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Schick, R.S., and Lindley, S.T. 2007. Directed connectivity among fish populations in a riverine network. Journal of Applied Ecology </w:t>
      </w:r>
      <w:r>
        <w:rPr>
          <w:rFonts w:ascii="Segoe UI" w:hAnsi="Segoe UI" w:cs="Segoe UI"/>
          <w:b/>
          <w:bCs/>
          <w:sz w:val="18"/>
          <w:szCs w:val="18"/>
        </w:rPr>
        <w:t>44</w:t>
      </w:r>
      <w:r>
        <w:rPr>
          <w:rFonts w:ascii="Segoe UI" w:hAnsi="Segoe UI" w:cs="Segoe UI"/>
          <w:sz w:val="18"/>
          <w:szCs w:val="18"/>
        </w:rPr>
        <w:t>(6): 1116-1126.</w:t>
      </w:r>
    </w:p>
    <w:p w14:paraId="0E2D2051" w14:textId="772F34C2" w:rsidR="000149B4" w:rsidRDefault="000149B4">
      <w:pPr>
        <w:pStyle w:val="CommentText"/>
        <w:rPr>
          <w:rFonts w:ascii="Segoe UI" w:hAnsi="Segoe UI" w:cs="Segoe UI"/>
          <w:sz w:val="18"/>
          <w:szCs w:val="18"/>
        </w:rPr>
      </w:pPr>
      <w:r>
        <w:rPr>
          <w:rFonts w:ascii="Segoe UI" w:hAnsi="Segoe UI" w:cs="Segoe UI"/>
          <w:sz w:val="18"/>
          <w:szCs w:val="18"/>
        </w:rPr>
        <w:t xml:space="preserve">Brenner, R.E., Moffitt, S.D., and Grant, W.S. 2012. Straying of hatchery salmon in Prince William Sound, Alaska. Environmental Biology of Fishes </w:t>
      </w:r>
      <w:r>
        <w:rPr>
          <w:rFonts w:ascii="Segoe UI" w:hAnsi="Segoe UI" w:cs="Segoe UI"/>
          <w:b/>
          <w:bCs/>
          <w:sz w:val="18"/>
          <w:szCs w:val="18"/>
        </w:rPr>
        <w:t>94</w:t>
      </w:r>
      <w:r>
        <w:rPr>
          <w:rFonts w:ascii="Segoe UI" w:hAnsi="Segoe UI" w:cs="Segoe UI"/>
          <w:sz w:val="18"/>
          <w:szCs w:val="18"/>
        </w:rPr>
        <w:t>(1): 179-195.</w:t>
      </w:r>
    </w:p>
    <w:p w14:paraId="6907DE40" w14:textId="77777777" w:rsidR="000149B4" w:rsidRDefault="000149B4">
      <w:pPr>
        <w:pStyle w:val="CommentText"/>
        <w:rPr>
          <w:rFonts w:ascii="Segoe UI" w:hAnsi="Segoe UI" w:cs="Segoe UI"/>
          <w:sz w:val="18"/>
          <w:szCs w:val="18"/>
        </w:rPr>
      </w:pPr>
    </w:p>
    <w:p w14:paraId="6DE62D1E" w14:textId="508F44C9" w:rsidR="000149B4" w:rsidRDefault="000149B4">
      <w:pPr>
        <w:pStyle w:val="CommentText"/>
      </w:pPr>
      <w:r>
        <w:rPr>
          <w:rFonts w:ascii="Segoe UI" w:hAnsi="Segoe UI" w:cs="Segoe UI"/>
          <w:sz w:val="18"/>
          <w:szCs w:val="18"/>
        </w:rPr>
        <w:t xml:space="preserve">Candy, J.R., and </w:t>
      </w:r>
      <w:proofErr w:type="spellStart"/>
      <w:r>
        <w:rPr>
          <w:rFonts w:ascii="Segoe UI" w:hAnsi="Segoe UI" w:cs="Segoe UI"/>
          <w:sz w:val="18"/>
          <w:szCs w:val="18"/>
        </w:rPr>
        <w:t>Beacham</w:t>
      </w:r>
      <w:proofErr w:type="spellEnd"/>
      <w:r>
        <w:rPr>
          <w:rFonts w:ascii="Segoe UI" w:hAnsi="Segoe UI" w:cs="Segoe UI"/>
          <w:sz w:val="18"/>
          <w:szCs w:val="18"/>
        </w:rPr>
        <w:t>, T.D. 2000. Patterns of homing and straying in southern British Columbia coded-wire tagged chinook salmon (</w:t>
      </w:r>
      <w:proofErr w:type="spellStart"/>
      <w:r>
        <w:rPr>
          <w:rFonts w:ascii="Segoe UI" w:hAnsi="Segoe UI" w:cs="Segoe UI"/>
          <w:i/>
          <w:iCs/>
          <w:sz w:val="18"/>
          <w:szCs w:val="18"/>
        </w:rPr>
        <w:t>Oncorhynchus</w:t>
      </w:r>
      <w:proofErr w:type="spellEnd"/>
      <w:r>
        <w:rPr>
          <w:rFonts w:ascii="Segoe UI" w:hAnsi="Segoe UI" w:cs="Segoe UI"/>
          <w:i/>
          <w:iCs/>
          <w:sz w:val="18"/>
          <w:szCs w:val="18"/>
        </w:rPr>
        <w:t xml:space="preserve"> </w:t>
      </w:r>
      <w:proofErr w:type="spellStart"/>
      <w:r>
        <w:rPr>
          <w:rFonts w:ascii="Segoe UI" w:hAnsi="Segoe UI" w:cs="Segoe UI"/>
          <w:i/>
          <w:iCs/>
          <w:sz w:val="18"/>
          <w:szCs w:val="18"/>
        </w:rPr>
        <w:t>tshawytscha</w:t>
      </w:r>
      <w:proofErr w:type="spellEnd"/>
      <w:r>
        <w:rPr>
          <w:rFonts w:ascii="Segoe UI" w:hAnsi="Segoe UI" w:cs="Segoe UI"/>
          <w:sz w:val="18"/>
          <w:szCs w:val="18"/>
        </w:rPr>
        <w:t xml:space="preserve">) populations. Fisheries Research </w:t>
      </w:r>
      <w:r>
        <w:rPr>
          <w:rFonts w:ascii="Segoe UI" w:hAnsi="Segoe UI" w:cs="Segoe UI"/>
          <w:b/>
          <w:bCs/>
          <w:sz w:val="18"/>
          <w:szCs w:val="18"/>
        </w:rPr>
        <w:t>47</w:t>
      </w:r>
      <w:r>
        <w:rPr>
          <w:rFonts w:ascii="Segoe UI" w:hAnsi="Segoe UI" w:cs="Segoe UI"/>
          <w:sz w:val="18"/>
          <w:szCs w:val="18"/>
        </w:rPr>
        <w:t>(1): 41-56.</w:t>
      </w:r>
    </w:p>
  </w:comment>
  <w:comment w:id="411" w:author="pwestley" w:date="2017-05-30T10:53:00Z" w:initials="pw">
    <w:p w14:paraId="234EC2AA" w14:textId="06D5A6E8" w:rsidR="000149B4" w:rsidRDefault="000149B4">
      <w:pPr>
        <w:pStyle w:val="CommentText"/>
      </w:pPr>
      <w:r>
        <w:rPr>
          <w:rStyle w:val="CommentReference"/>
        </w:rPr>
        <w:annotationRef/>
      </w:r>
      <w:r>
        <w:rPr>
          <w:rFonts w:ascii="Segoe UI" w:hAnsi="Segoe UI" w:cs="Segoe UI"/>
          <w:sz w:val="18"/>
          <w:szCs w:val="18"/>
        </w:rPr>
        <w:t xml:space="preserve">Peterson, D.A., </w:t>
      </w:r>
      <w:proofErr w:type="spellStart"/>
      <w:r>
        <w:rPr>
          <w:rFonts w:ascii="Segoe UI" w:hAnsi="Segoe UI" w:cs="Segoe UI"/>
          <w:sz w:val="18"/>
          <w:szCs w:val="18"/>
        </w:rPr>
        <w:t>Hilborn</w:t>
      </w:r>
      <w:proofErr w:type="spellEnd"/>
      <w:r>
        <w:rPr>
          <w:rFonts w:ascii="Segoe UI" w:hAnsi="Segoe UI" w:cs="Segoe UI"/>
          <w:sz w:val="18"/>
          <w:szCs w:val="18"/>
        </w:rPr>
        <w:t xml:space="preserve">, R., and Hauser, L. 2014. Local adaptation limits lifetime reproductive success of dispersers in a wild salmon </w:t>
      </w:r>
      <w:proofErr w:type="spellStart"/>
      <w:r>
        <w:rPr>
          <w:rFonts w:ascii="Segoe UI" w:hAnsi="Segoe UI" w:cs="Segoe UI"/>
          <w:sz w:val="18"/>
          <w:szCs w:val="18"/>
        </w:rPr>
        <w:t>metapopulation</w:t>
      </w:r>
      <w:proofErr w:type="spellEnd"/>
      <w:r>
        <w:rPr>
          <w:rFonts w:ascii="Segoe UI" w:hAnsi="Segoe UI" w:cs="Segoe UI"/>
          <w:sz w:val="18"/>
          <w:szCs w:val="18"/>
        </w:rPr>
        <w:t xml:space="preserve">. Nature Communications </w:t>
      </w:r>
      <w:r>
        <w:rPr>
          <w:rFonts w:ascii="Segoe UI" w:hAnsi="Segoe UI" w:cs="Segoe UI"/>
          <w:b/>
          <w:bCs/>
          <w:sz w:val="18"/>
          <w:szCs w:val="18"/>
        </w:rPr>
        <w:t>http://dx.doi.org/10.1038/ncomms4696</w:t>
      </w:r>
      <w:r>
        <w:rPr>
          <w:rFonts w:ascii="Segoe UI" w:hAnsi="Segoe UI" w:cs="Segoe UI"/>
          <w:sz w:val="18"/>
          <w:szCs w:val="18"/>
        </w:rPr>
        <w:t>.</w:t>
      </w:r>
    </w:p>
  </w:comment>
  <w:comment w:id="413" w:author="Jonathan Moore" w:date="2017-05-30T10:53:00Z" w:initials="JM">
    <w:p w14:paraId="72FDBD07" w14:textId="77777777" w:rsidR="0069133C" w:rsidRDefault="0069133C">
      <w:pPr>
        <w:pStyle w:val="CommentText"/>
      </w:pPr>
      <w:r>
        <w:rPr>
          <w:rStyle w:val="CommentReference"/>
        </w:rPr>
        <w:annotationRef/>
      </w:r>
      <w:r>
        <w:t>I am not crazy about this model scenario. Perhaps I do not understand. It seems like this would just be constraining the parameter space that you are examining. . . .</w:t>
      </w:r>
    </w:p>
  </w:comment>
  <w:comment w:id="416" w:author="pwestley" w:date="2017-05-30T10:53:00Z" w:initials="pw">
    <w:p w14:paraId="27EE14E7" w14:textId="58968B80" w:rsidR="00136C3C" w:rsidRDefault="00136C3C">
      <w:pPr>
        <w:pStyle w:val="CommentText"/>
      </w:pPr>
      <w:r>
        <w:rPr>
          <w:rStyle w:val="CommentReference"/>
        </w:rPr>
        <w:annotationRef/>
      </w:r>
      <w:r>
        <w:t xml:space="preserve">Make the link better between how the </w:t>
      </w:r>
      <w:proofErr w:type="spellStart"/>
      <w:r>
        <w:t>subordinant</w:t>
      </w:r>
      <w:proofErr w:type="spellEnd"/>
      <w:r>
        <w:t xml:space="preserve"> impacts the dominate. Through straying right? Make explicit</w:t>
      </w:r>
    </w:p>
  </w:comment>
  <w:comment w:id="422" w:author="pwestley" w:date="2017-05-30T10:53:00Z" w:initials="pw">
    <w:p w14:paraId="42587D65" w14:textId="67B5333F" w:rsidR="00136C3C" w:rsidRDefault="00136C3C">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Anderson, J.H., </w:t>
      </w:r>
      <w:proofErr w:type="spellStart"/>
      <w:r>
        <w:rPr>
          <w:rFonts w:ascii="Segoe UI" w:hAnsi="Segoe UI" w:cs="Segoe UI"/>
          <w:sz w:val="18"/>
          <w:szCs w:val="18"/>
        </w:rPr>
        <w:t>Faulds</w:t>
      </w:r>
      <w:proofErr w:type="spellEnd"/>
      <w:r>
        <w:rPr>
          <w:rFonts w:ascii="Segoe UI" w:hAnsi="Segoe UI" w:cs="Segoe UI"/>
          <w:sz w:val="18"/>
          <w:szCs w:val="18"/>
        </w:rPr>
        <w:t xml:space="preserve">, P.L., Atlas, W.I., and Quinn, T.P. 2013. Reproductive success of </w:t>
      </w:r>
      <w:proofErr w:type="spellStart"/>
      <w:r>
        <w:rPr>
          <w:rFonts w:ascii="Segoe UI" w:hAnsi="Segoe UI" w:cs="Segoe UI"/>
          <w:sz w:val="18"/>
          <w:szCs w:val="18"/>
        </w:rPr>
        <w:t>captively</w:t>
      </w:r>
      <w:proofErr w:type="spellEnd"/>
      <w:r>
        <w:rPr>
          <w:rFonts w:ascii="Segoe UI" w:hAnsi="Segoe UI" w:cs="Segoe UI"/>
          <w:sz w:val="18"/>
          <w:szCs w:val="18"/>
        </w:rPr>
        <w:t xml:space="preserve"> bred and naturally spawned Chinook salmon colonizing newly accessible habitat. Evolutionary Applications </w:t>
      </w:r>
      <w:r>
        <w:rPr>
          <w:rFonts w:ascii="Segoe UI" w:hAnsi="Segoe UI" w:cs="Segoe UI"/>
          <w:b/>
          <w:bCs/>
          <w:sz w:val="18"/>
          <w:szCs w:val="18"/>
        </w:rPr>
        <w:t>6</w:t>
      </w:r>
      <w:r>
        <w:rPr>
          <w:rFonts w:ascii="Segoe UI" w:hAnsi="Segoe UI" w:cs="Segoe UI"/>
          <w:sz w:val="18"/>
          <w:szCs w:val="18"/>
        </w:rPr>
        <w:t>(2): 165-179.</w:t>
      </w:r>
    </w:p>
    <w:p w14:paraId="2D7BDEB1" w14:textId="410B107D" w:rsidR="00136C3C" w:rsidRDefault="005161E6">
      <w:pPr>
        <w:pStyle w:val="CommentText"/>
      </w:pPr>
      <w:proofErr w:type="spellStart"/>
      <w:r>
        <w:rPr>
          <w:rFonts w:ascii="Segoe UI" w:hAnsi="Segoe UI" w:cs="Segoe UI"/>
          <w:sz w:val="18"/>
          <w:szCs w:val="18"/>
        </w:rPr>
        <w:t>Pess</w:t>
      </w:r>
      <w:proofErr w:type="spellEnd"/>
      <w:r>
        <w:rPr>
          <w:rFonts w:ascii="Segoe UI" w:hAnsi="Segoe UI" w:cs="Segoe UI"/>
          <w:sz w:val="18"/>
          <w:szCs w:val="18"/>
        </w:rPr>
        <w:t xml:space="preserve">, G.R., Quinn, T.P., </w:t>
      </w:r>
      <w:proofErr w:type="spellStart"/>
      <w:r>
        <w:rPr>
          <w:rFonts w:ascii="Segoe UI" w:hAnsi="Segoe UI" w:cs="Segoe UI"/>
          <w:sz w:val="18"/>
          <w:szCs w:val="18"/>
        </w:rPr>
        <w:t>Gephard</w:t>
      </w:r>
      <w:proofErr w:type="spellEnd"/>
      <w:r>
        <w:rPr>
          <w:rFonts w:ascii="Segoe UI" w:hAnsi="Segoe UI" w:cs="Segoe UI"/>
          <w:sz w:val="18"/>
          <w:szCs w:val="18"/>
        </w:rPr>
        <w:t xml:space="preserve">, S.R., and Saunders, R. 2014. Re-colonization of Atlantic and Pacific rivers by anadromous fishes: linkages between life history and the benefits of barrier removal. Reviews in Fish Biology and Fisheries </w:t>
      </w:r>
      <w:r>
        <w:rPr>
          <w:rFonts w:ascii="Segoe UI" w:hAnsi="Segoe UI" w:cs="Segoe UI"/>
          <w:b/>
          <w:bCs/>
          <w:sz w:val="18"/>
          <w:szCs w:val="18"/>
        </w:rPr>
        <w:t>24</w:t>
      </w:r>
      <w:r>
        <w:rPr>
          <w:rFonts w:ascii="Segoe UI" w:hAnsi="Segoe UI" w:cs="Segoe UI"/>
          <w:sz w:val="18"/>
          <w:szCs w:val="18"/>
        </w:rPr>
        <w:t>(3): 881-900</w:t>
      </w:r>
    </w:p>
  </w:comment>
  <w:comment w:id="425" w:author="pwestley" w:date="2017-05-30T10:53:00Z" w:initials="pw">
    <w:p w14:paraId="16C46DFD" w14:textId="47A1DED3" w:rsidR="00136C3C" w:rsidRDefault="00136C3C">
      <w:pPr>
        <w:pStyle w:val="CommentText"/>
      </w:pPr>
      <w:r>
        <w:rPr>
          <w:rStyle w:val="CommentReference"/>
        </w:rPr>
        <w:annotationRef/>
      </w:r>
      <w:r>
        <w:t xml:space="preserve">The problem with this scenario is that east-west has an elevation gradient that plays out in terms of temperature as well. Ultimately this feels a bit of a stretch. </w:t>
      </w:r>
    </w:p>
  </w:comment>
  <w:comment w:id="427" w:author="Jonathan Moore" w:date="2017-05-30T10:53:00Z" w:initials="JM">
    <w:p w14:paraId="0B49BA18" w14:textId="77777777" w:rsidR="0069133C" w:rsidRDefault="0069133C">
      <w:pPr>
        <w:pStyle w:val="CommentText"/>
      </w:pPr>
      <w:r>
        <w:rPr>
          <w:rStyle w:val="CommentReference"/>
        </w:rPr>
        <w:annotationRef/>
      </w:r>
      <w:r>
        <w:t>Condense to two sentences.</w:t>
      </w:r>
    </w:p>
  </w:comment>
  <w:comment w:id="441" w:author="Jonathan Moore" w:date="2017-05-30T10:53:00Z" w:initials="JM">
    <w:p w14:paraId="2674EAA2" w14:textId="77777777" w:rsidR="0069133C" w:rsidRDefault="0069133C">
      <w:pPr>
        <w:pStyle w:val="CommentText"/>
      </w:pPr>
      <w:r>
        <w:rPr>
          <w:rStyle w:val="CommentReference"/>
        </w:rPr>
        <w:annotationRef/>
      </w:r>
      <w:r>
        <w:t xml:space="preserve">Maybe I am misreading things, but Figure 3a shows that PE peak at m of around 0.08 and then decrease w/ increasing m. </w:t>
      </w:r>
    </w:p>
    <w:p w14:paraId="6E5A205E" w14:textId="77777777" w:rsidR="0069133C" w:rsidRDefault="0069133C">
      <w:pPr>
        <w:pStyle w:val="CommentText"/>
      </w:pPr>
    </w:p>
    <w:p w14:paraId="129895FC" w14:textId="77777777" w:rsidR="0069133C" w:rsidRDefault="0069133C">
      <w:pPr>
        <w:pStyle w:val="CommentText"/>
      </w:pPr>
      <w:r>
        <w:t xml:space="preserve">Does this finding support the herring work now? </w:t>
      </w:r>
    </w:p>
  </w:comment>
  <w:comment w:id="442" w:author="Jonathan Moore" w:date="2017-05-30T10:53:00Z" w:initials="JM">
    <w:p w14:paraId="02BEA451" w14:textId="77777777" w:rsidR="0069133C" w:rsidRDefault="0069133C">
      <w:pPr>
        <w:pStyle w:val="CommentText"/>
      </w:pPr>
      <w:r>
        <w:rPr>
          <w:rStyle w:val="CommentReference"/>
        </w:rPr>
        <w:annotationRef/>
      </w:r>
      <w:r>
        <w:t xml:space="preserve">I could not wrap my head around this. Brain is full and wording a bit ambiguous/confusing. </w:t>
      </w:r>
    </w:p>
    <w:p w14:paraId="66B25AA4" w14:textId="77777777" w:rsidR="0069133C" w:rsidRDefault="0069133C">
      <w:pPr>
        <w:pStyle w:val="CommentText"/>
      </w:pPr>
    </w:p>
    <w:p w14:paraId="634C2DA7" w14:textId="77777777" w:rsidR="0069133C" w:rsidRDefault="0069133C">
      <w:pPr>
        <w:pStyle w:val="CommentText"/>
      </w:pPr>
      <w:r>
        <w:t>Negative effects of what?</w:t>
      </w:r>
    </w:p>
    <w:p w14:paraId="7C805BF8" w14:textId="77777777" w:rsidR="0069133C" w:rsidRDefault="0069133C">
      <w:pPr>
        <w:pStyle w:val="CommentText"/>
      </w:pPr>
    </w:p>
    <w:p w14:paraId="63554668" w14:textId="77777777" w:rsidR="0069133C" w:rsidRDefault="0069133C">
      <w:pPr>
        <w:pStyle w:val="CommentText"/>
      </w:pPr>
      <w:r>
        <w:t xml:space="preserve">Why is this </w:t>
      </w:r>
      <w:proofErr w:type="spellStart"/>
      <w:r>
        <w:t>suprising</w:t>
      </w:r>
      <w:proofErr w:type="spellEnd"/>
      <w:proofErr w:type="gramStart"/>
      <w:r>
        <w:t>?.</w:t>
      </w:r>
      <w:proofErr w:type="gramEnd"/>
      <w:r>
        <w:t xml:space="preserve"> </w:t>
      </w:r>
    </w:p>
    <w:p w14:paraId="597AF3CC" w14:textId="77777777" w:rsidR="0069133C" w:rsidRDefault="0069133C">
      <w:pPr>
        <w:pStyle w:val="CommentText"/>
      </w:pPr>
    </w:p>
    <w:p w14:paraId="5CE7C827" w14:textId="77777777" w:rsidR="0069133C" w:rsidRDefault="0069133C">
      <w:pPr>
        <w:pStyle w:val="CommentText"/>
      </w:pPr>
      <w:r>
        <w:t xml:space="preserve">Perhaps break up into multiple sentences. </w:t>
      </w:r>
    </w:p>
  </w:comment>
  <w:comment w:id="446" w:author="pwestley" w:date="2017-05-30T10:53:00Z" w:initials="pw">
    <w:p w14:paraId="3F74D5B5" w14:textId="64BCF714" w:rsidR="005161E6" w:rsidRDefault="005161E6">
      <w:pPr>
        <w:pStyle w:val="CommentText"/>
      </w:pPr>
      <w:r>
        <w:rPr>
          <w:rStyle w:val="CommentReference"/>
        </w:rPr>
        <w:annotationRef/>
      </w:r>
      <w:proofErr w:type="spellStart"/>
      <w:r>
        <w:rPr>
          <w:rFonts w:ascii="Segoe UI" w:hAnsi="Segoe UI" w:cs="Segoe UI"/>
          <w:sz w:val="18"/>
          <w:szCs w:val="18"/>
        </w:rPr>
        <w:t>Whiteley</w:t>
      </w:r>
      <w:proofErr w:type="spellEnd"/>
      <w:r>
        <w:rPr>
          <w:rFonts w:ascii="Segoe UI" w:hAnsi="Segoe UI" w:cs="Segoe UI"/>
          <w:sz w:val="18"/>
          <w:szCs w:val="18"/>
        </w:rPr>
        <w:t xml:space="preserve">, A.R., Fitzpatrick, S.W., Funk, W.C., and </w:t>
      </w:r>
      <w:proofErr w:type="spellStart"/>
      <w:r>
        <w:rPr>
          <w:rFonts w:ascii="Segoe UI" w:hAnsi="Segoe UI" w:cs="Segoe UI"/>
          <w:sz w:val="18"/>
          <w:szCs w:val="18"/>
        </w:rPr>
        <w:t>Tallmon</w:t>
      </w:r>
      <w:proofErr w:type="spellEnd"/>
      <w:r>
        <w:rPr>
          <w:rFonts w:ascii="Segoe UI" w:hAnsi="Segoe UI" w:cs="Segoe UI"/>
          <w:sz w:val="18"/>
          <w:szCs w:val="18"/>
        </w:rPr>
        <w:t xml:space="preserve">, D.A. 2015. Genetic rescue to the rescue. Trends in Ecology &amp; Evolution </w:t>
      </w:r>
      <w:r>
        <w:rPr>
          <w:rFonts w:ascii="Segoe UI" w:hAnsi="Segoe UI" w:cs="Segoe UI"/>
          <w:b/>
          <w:bCs/>
          <w:sz w:val="18"/>
          <w:szCs w:val="18"/>
        </w:rPr>
        <w:t>30</w:t>
      </w:r>
      <w:r>
        <w:rPr>
          <w:rFonts w:ascii="Segoe UI" w:hAnsi="Segoe UI" w:cs="Segoe UI"/>
          <w:sz w:val="18"/>
          <w:szCs w:val="18"/>
        </w:rPr>
        <w:t>(1): 42-49.</w:t>
      </w:r>
    </w:p>
  </w:comment>
  <w:comment w:id="462" w:author="pwestley" w:date="2017-05-30T10:53:00Z" w:initials="pw">
    <w:p w14:paraId="7474B596" w14:textId="7A82C345" w:rsidR="005161E6" w:rsidRDefault="005161E6">
      <w:pPr>
        <w:pStyle w:val="CommentText"/>
      </w:pPr>
      <w:r>
        <w:rPr>
          <w:rStyle w:val="CommentReference"/>
        </w:rPr>
        <w:annotationRef/>
      </w:r>
      <w:r>
        <w:rPr>
          <w:rFonts w:ascii="Segoe UI" w:hAnsi="Segoe UI" w:cs="Segoe UI"/>
          <w:sz w:val="18"/>
          <w:szCs w:val="18"/>
        </w:rPr>
        <w:t>Hendry, A.P. 2016. Eco-evolutionary dynamics. Princeton University Press.</w:t>
      </w:r>
    </w:p>
  </w:comment>
  <w:comment w:id="498" w:author="pwestley" w:date="2017-05-30T10:53:00Z" w:initials="pw">
    <w:p w14:paraId="718FF646" w14:textId="3B0EAE9F" w:rsidR="005161E6" w:rsidRDefault="005161E6">
      <w:pPr>
        <w:pStyle w:val="CommentText"/>
        <w:rPr>
          <w:rFonts w:ascii="Segoe UI" w:hAnsi="Segoe UI" w:cs="Segoe UI"/>
          <w:sz w:val="18"/>
          <w:szCs w:val="18"/>
        </w:rPr>
      </w:pPr>
      <w:r>
        <w:rPr>
          <w:rStyle w:val="CommentReference"/>
        </w:rPr>
        <w:annotationRef/>
      </w:r>
      <w:r>
        <w:rPr>
          <w:rFonts w:ascii="Segoe UI" w:hAnsi="Segoe UI" w:cs="Segoe UI"/>
          <w:sz w:val="18"/>
          <w:szCs w:val="18"/>
        </w:rPr>
        <w:t xml:space="preserve">Brenner, R.E., Moffitt, S.D., and Grant, W.S. 2012. Straying of hatchery salmon in Prince William Sound, Alaska. Environmental Biology of Fishes </w:t>
      </w:r>
      <w:r>
        <w:rPr>
          <w:rFonts w:ascii="Segoe UI" w:hAnsi="Segoe UI" w:cs="Segoe UI"/>
          <w:b/>
          <w:bCs/>
          <w:sz w:val="18"/>
          <w:szCs w:val="18"/>
        </w:rPr>
        <w:t>94</w:t>
      </w:r>
      <w:r>
        <w:rPr>
          <w:rFonts w:ascii="Segoe UI" w:hAnsi="Segoe UI" w:cs="Segoe UI"/>
          <w:sz w:val="18"/>
          <w:szCs w:val="18"/>
        </w:rPr>
        <w:t>(1): 179-195.</w:t>
      </w:r>
    </w:p>
    <w:p w14:paraId="0E34E2D2" w14:textId="77777777" w:rsidR="005161E6" w:rsidRDefault="005161E6">
      <w:pPr>
        <w:pStyle w:val="CommentText"/>
        <w:rPr>
          <w:rFonts w:ascii="Segoe UI" w:hAnsi="Segoe UI" w:cs="Segoe UI"/>
          <w:sz w:val="18"/>
          <w:szCs w:val="18"/>
        </w:rPr>
      </w:pPr>
    </w:p>
    <w:p w14:paraId="36483E9C" w14:textId="6B58AEEE" w:rsidR="005161E6" w:rsidRDefault="005161E6">
      <w:pPr>
        <w:pStyle w:val="CommentText"/>
      </w:pPr>
      <w:r>
        <w:rPr>
          <w:rFonts w:ascii="Segoe UI" w:hAnsi="Segoe UI" w:cs="Segoe UI"/>
          <w:sz w:val="18"/>
          <w:szCs w:val="18"/>
        </w:rPr>
        <w:t xml:space="preserve">Johnson, R.C., Weber, P.K., </w:t>
      </w:r>
      <w:proofErr w:type="spellStart"/>
      <w:r>
        <w:rPr>
          <w:rFonts w:ascii="Segoe UI" w:hAnsi="Segoe UI" w:cs="Segoe UI"/>
          <w:sz w:val="18"/>
          <w:szCs w:val="18"/>
        </w:rPr>
        <w:t>Wikert</w:t>
      </w:r>
      <w:proofErr w:type="spellEnd"/>
      <w:r>
        <w:rPr>
          <w:rFonts w:ascii="Segoe UI" w:hAnsi="Segoe UI" w:cs="Segoe UI"/>
          <w:sz w:val="18"/>
          <w:szCs w:val="18"/>
        </w:rPr>
        <w:t xml:space="preserve">, J.D., Workman, M.L., MacFarlane, R.B., Grove, M.J., and Schmitt, A.K. 2012. Managed </w:t>
      </w:r>
      <w:proofErr w:type="spellStart"/>
      <w:r>
        <w:rPr>
          <w:rFonts w:ascii="Segoe UI" w:hAnsi="Segoe UI" w:cs="Segoe UI"/>
          <w:sz w:val="18"/>
          <w:szCs w:val="18"/>
        </w:rPr>
        <w:t>metapopulations</w:t>
      </w:r>
      <w:proofErr w:type="spellEnd"/>
      <w:r>
        <w:rPr>
          <w:rFonts w:ascii="Segoe UI" w:hAnsi="Segoe UI" w:cs="Segoe UI"/>
          <w:sz w:val="18"/>
          <w:szCs w:val="18"/>
        </w:rPr>
        <w:t xml:space="preserve">: do salmon hatchery ‘sources’ lead to in-river ‘sinks’ in conservation? . </w:t>
      </w:r>
      <w:proofErr w:type="spellStart"/>
      <w:r>
        <w:rPr>
          <w:rFonts w:ascii="Segoe UI" w:hAnsi="Segoe UI" w:cs="Segoe UI"/>
          <w:sz w:val="18"/>
          <w:szCs w:val="18"/>
        </w:rPr>
        <w:t>PLoS</w:t>
      </w:r>
      <w:proofErr w:type="spellEnd"/>
      <w:r>
        <w:rPr>
          <w:rFonts w:ascii="Segoe UI" w:hAnsi="Segoe UI" w:cs="Segoe UI"/>
          <w:sz w:val="18"/>
          <w:szCs w:val="18"/>
        </w:rPr>
        <w:t xml:space="preserve"> ONE </w:t>
      </w:r>
      <w:r>
        <w:rPr>
          <w:rFonts w:ascii="Segoe UI" w:hAnsi="Segoe UI" w:cs="Segoe UI"/>
          <w:b/>
          <w:bCs/>
          <w:sz w:val="18"/>
          <w:szCs w:val="18"/>
        </w:rPr>
        <w:t>7</w:t>
      </w:r>
      <w:r>
        <w:rPr>
          <w:rFonts w:ascii="Segoe UI" w:hAnsi="Segoe UI" w:cs="Segoe UI"/>
          <w:sz w:val="18"/>
          <w:szCs w:val="18"/>
        </w:rPr>
        <w:t>(2): e28880.</w:t>
      </w:r>
    </w:p>
  </w:comment>
  <w:comment w:id="503" w:author="pwestley" w:date="2017-05-30T10:53:00Z" w:initials="pw">
    <w:p w14:paraId="274F2B90" w14:textId="00601B21" w:rsidR="005161E6" w:rsidRDefault="005161E6">
      <w:pPr>
        <w:pStyle w:val="CommentText"/>
        <w:rPr>
          <w:rFonts w:ascii="Segoe UI" w:hAnsi="Segoe UI" w:cs="Segoe UI"/>
          <w:sz w:val="18"/>
          <w:szCs w:val="18"/>
        </w:rPr>
      </w:pPr>
      <w:r>
        <w:rPr>
          <w:rStyle w:val="CommentReference"/>
        </w:rPr>
        <w:annotationRef/>
      </w:r>
      <w:proofErr w:type="spellStart"/>
      <w:r>
        <w:rPr>
          <w:rFonts w:ascii="Segoe UI" w:hAnsi="Segoe UI" w:cs="Segoe UI"/>
          <w:sz w:val="18"/>
          <w:szCs w:val="18"/>
        </w:rPr>
        <w:t>Muhlfeld</w:t>
      </w:r>
      <w:proofErr w:type="spellEnd"/>
      <w:r>
        <w:rPr>
          <w:rFonts w:ascii="Segoe UI" w:hAnsi="Segoe UI" w:cs="Segoe UI"/>
          <w:sz w:val="18"/>
          <w:szCs w:val="18"/>
        </w:rPr>
        <w:t xml:space="preserve">, C.C., </w:t>
      </w:r>
      <w:proofErr w:type="spellStart"/>
      <w:r>
        <w:rPr>
          <w:rFonts w:ascii="Segoe UI" w:hAnsi="Segoe UI" w:cs="Segoe UI"/>
          <w:sz w:val="18"/>
          <w:szCs w:val="18"/>
        </w:rPr>
        <w:t>Kalinowski</w:t>
      </w:r>
      <w:proofErr w:type="spellEnd"/>
      <w:r>
        <w:rPr>
          <w:rFonts w:ascii="Segoe UI" w:hAnsi="Segoe UI" w:cs="Segoe UI"/>
          <w:sz w:val="18"/>
          <w:szCs w:val="18"/>
        </w:rPr>
        <w:t xml:space="preserve">, S.T., McMahon, T.E., Taper, M.L., Painter, S., Leary, R.F., and </w:t>
      </w:r>
      <w:proofErr w:type="spellStart"/>
      <w:r>
        <w:rPr>
          <w:rFonts w:ascii="Segoe UI" w:hAnsi="Segoe UI" w:cs="Segoe UI"/>
          <w:sz w:val="18"/>
          <w:szCs w:val="18"/>
        </w:rPr>
        <w:t>Allendorf</w:t>
      </w:r>
      <w:proofErr w:type="spellEnd"/>
      <w:r>
        <w:rPr>
          <w:rFonts w:ascii="Segoe UI" w:hAnsi="Segoe UI" w:cs="Segoe UI"/>
          <w:sz w:val="18"/>
          <w:szCs w:val="18"/>
        </w:rPr>
        <w:t xml:space="preserve">, F.W. 2009. Hybridization rapidly reduces fitness of a native trout in the wild. </w:t>
      </w:r>
      <w:proofErr w:type="spellStart"/>
      <w:r>
        <w:rPr>
          <w:rFonts w:ascii="Segoe UI" w:hAnsi="Segoe UI" w:cs="Segoe UI"/>
          <w:sz w:val="18"/>
          <w:szCs w:val="18"/>
        </w:rPr>
        <w:t>Biol</w:t>
      </w:r>
      <w:proofErr w:type="spellEnd"/>
      <w:r>
        <w:rPr>
          <w:rFonts w:ascii="Segoe UI" w:hAnsi="Segoe UI" w:cs="Segoe UI"/>
          <w:sz w:val="18"/>
          <w:szCs w:val="18"/>
        </w:rPr>
        <w:t xml:space="preserve"> Lett </w:t>
      </w:r>
      <w:r>
        <w:rPr>
          <w:rFonts w:ascii="Segoe UI" w:hAnsi="Segoe UI" w:cs="Segoe UI"/>
          <w:b/>
          <w:bCs/>
          <w:sz w:val="18"/>
          <w:szCs w:val="18"/>
        </w:rPr>
        <w:t>5</w:t>
      </w:r>
      <w:r>
        <w:rPr>
          <w:rFonts w:ascii="Segoe UI" w:hAnsi="Segoe UI" w:cs="Segoe UI"/>
          <w:sz w:val="18"/>
          <w:szCs w:val="18"/>
        </w:rPr>
        <w:t>(3): 328-331.</w:t>
      </w:r>
    </w:p>
    <w:p w14:paraId="3BB41862" w14:textId="77777777" w:rsidR="005161E6" w:rsidRDefault="005161E6">
      <w:pPr>
        <w:pStyle w:val="CommentText"/>
        <w:rPr>
          <w:rFonts w:ascii="Segoe UI" w:hAnsi="Segoe UI" w:cs="Segoe UI"/>
          <w:sz w:val="18"/>
          <w:szCs w:val="18"/>
        </w:rPr>
      </w:pPr>
    </w:p>
    <w:p w14:paraId="33D90318" w14:textId="79D32C8D" w:rsidR="005161E6" w:rsidRDefault="008E16D4">
      <w:pPr>
        <w:pStyle w:val="CommentText"/>
        <w:rPr>
          <w:rFonts w:ascii="Segoe UI" w:hAnsi="Segoe UI" w:cs="Segoe UI"/>
          <w:sz w:val="18"/>
          <w:szCs w:val="18"/>
        </w:rPr>
      </w:pPr>
      <w:proofErr w:type="spellStart"/>
      <w:r>
        <w:rPr>
          <w:rFonts w:ascii="Segoe UI" w:hAnsi="Segoe UI" w:cs="Segoe UI"/>
          <w:sz w:val="18"/>
          <w:szCs w:val="18"/>
        </w:rPr>
        <w:t>McGinnity</w:t>
      </w:r>
      <w:proofErr w:type="spellEnd"/>
      <w:r>
        <w:rPr>
          <w:rFonts w:ascii="Segoe UI" w:hAnsi="Segoe UI" w:cs="Segoe UI"/>
          <w:sz w:val="18"/>
          <w:szCs w:val="18"/>
        </w:rPr>
        <w:t xml:space="preserve">, P., </w:t>
      </w:r>
      <w:proofErr w:type="spellStart"/>
      <w:r>
        <w:rPr>
          <w:rFonts w:ascii="Segoe UI" w:hAnsi="Segoe UI" w:cs="Segoe UI"/>
          <w:sz w:val="18"/>
          <w:szCs w:val="18"/>
        </w:rPr>
        <w:t>Prodöl</w:t>
      </w:r>
      <w:proofErr w:type="spellEnd"/>
      <w:r>
        <w:rPr>
          <w:rFonts w:ascii="Segoe UI" w:hAnsi="Segoe UI" w:cs="Segoe UI"/>
          <w:sz w:val="18"/>
          <w:szCs w:val="18"/>
        </w:rPr>
        <w:t xml:space="preserve">, P., Ferguson, A., Hynes, R., </w:t>
      </w:r>
      <w:proofErr w:type="spellStart"/>
      <w:r>
        <w:rPr>
          <w:rFonts w:ascii="Segoe UI" w:hAnsi="Segoe UI" w:cs="Segoe UI"/>
          <w:sz w:val="18"/>
          <w:szCs w:val="18"/>
        </w:rPr>
        <w:t>Maoiléidigh</w:t>
      </w:r>
      <w:proofErr w:type="spellEnd"/>
      <w:r>
        <w:rPr>
          <w:rFonts w:ascii="Segoe UI" w:hAnsi="Segoe UI" w:cs="Segoe UI"/>
          <w:sz w:val="18"/>
          <w:szCs w:val="18"/>
        </w:rPr>
        <w:t xml:space="preserve">, N.O., Baker, N., Cotter, D., </w:t>
      </w:r>
      <w:proofErr w:type="spellStart"/>
      <w:r>
        <w:rPr>
          <w:rFonts w:ascii="Segoe UI" w:hAnsi="Segoe UI" w:cs="Segoe UI"/>
          <w:sz w:val="18"/>
          <w:szCs w:val="18"/>
        </w:rPr>
        <w:t>O'Hea</w:t>
      </w:r>
      <w:proofErr w:type="spellEnd"/>
      <w:r>
        <w:rPr>
          <w:rFonts w:ascii="Segoe UI" w:hAnsi="Segoe UI" w:cs="Segoe UI"/>
          <w:sz w:val="18"/>
          <w:szCs w:val="18"/>
        </w:rPr>
        <w:t xml:space="preserve">, B., Cooke, D., Rogan, G., Taggart, J., and Cross, T. 2003. Fitness reduction and potential extinction of wild populations of Atlantic salmon, Salmo </w:t>
      </w:r>
      <w:proofErr w:type="spellStart"/>
      <w:r>
        <w:rPr>
          <w:rFonts w:ascii="Segoe UI" w:hAnsi="Segoe UI" w:cs="Segoe UI"/>
          <w:sz w:val="18"/>
          <w:szCs w:val="18"/>
        </w:rPr>
        <w:t>salar</w:t>
      </w:r>
      <w:proofErr w:type="spellEnd"/>
      <w:r>
        <w:rPr>
          <w:rFonts w:ascii="Segoe UI" w:hAnsi="Segoe UI" w:cs="Segoe UI"/>
          <w:sz w:val="18"/>
          <w:szCs w:val="18"/>
        </w:rPr>
        <w:t xml:space="preserve">, as a result of interactions with escaped farm salmon. Proceedings of the Royal Society of London. Series B: Biological Sciences </w:t>
      </w:r>
      <w:r>
        <w:rPr>
          <w:rFonts w:ascii="Segoe UI" w:hAnsi="Segoe UI" w:cs="Segoe UI"/>
          <w:b/>
          <w:bCs/>
          <w:sz w:val="18"/>
          <w:szCs w:val="18"/>
        </w:rPr>
        <w:t>270</w:t>
      </w:r>
      <w:r>
        <w:rPr>
          <w:rFonts w:ascii="Segoe UI" w:hAnsi="Segoe UI" w:cs="Segoe UI"/>
          <w:sz w:val="18"/>
          <w:szCs w:val="18"/>
        </w:rPr>
        <w:t>(1532): 2443-2450.</w:t>
      </w:r>
    </w:p>
    <w:p w14:paraId="458B59B9" w14:textId="77777777" w:rsidR="008E16D4" w:rsidRDefault="008E16D4">
      <w:pPr>
        <w:pStyle w:val="CommentText"/>
        <w:rPr>
          <w:rFonts w:ascii="Segoe UI" w:hAnsi="Segoe UI" w:cs="Segoe UI"/>
          <w:sz w:val="18"/>
          <w:szCs w:val="18"/>
        </w:rPr>
      </w:pPr>
    </w:p>
    <w:p w14:paraId="223A7E96" w14:textId="2293DCAB" w:rsidR="008E16D4" w:rsidRDefault="008E16D4">
      <w:pPr>
        <w:pStyle w:val="CommentText"/>
      </w:pPr>
      <w:proofErr w:type="spellStart"/>
      <w:r>
        <w:rPr>
          <w:rFonts w:ascii="Segoe UI" w:hAnsi="Segoe UI" w:cs="Segoe UI"/>
          <w:sz w:val="18"/>
          <w:szCs w:val="18"/>
        </w:rPr>
        <w:t>Chilcote</w:t>
      </w:r>
      <w:proofErr w:type="spellEnd"/>
      <w:r>
        <w:rPr>
          <w:rFonts w:ascii="Segoe UI" w:hAnsi="Segoe UI" w:cs="Segoe UI"/>
          <w:sz w:val="18"/>
          <w:szCs w:val="18"/>
        </w:rPr>
        <w:t>, M.W. 2003. Relationship between natural productivity and the frequency of wild fish in mixed spawning populations of wild and hatchery steelhead (</w:t>
      </w:r>
      <w:proofErr w:type="spellStart"/>
      <w:r>
        <w:rPr>
          <w:rFonts w:ascii="Segoe UI" w:hAnsi="Segoe UI" w:cs="Segoe UI"/>
          <w:sz w:val="18"/>
          <w:szCs w:val="18"/>
        </w:rPr>
        <w:t>Oncorhynchus</w:t>
      </w:r>
      <w:proofErr w:type="spellEnd"/>
      <w:r>
        <w:rPr>
          <w:rFonts w:ascii="Segoe UI" w:hAnsi="Segoe UI" w:cs="Segoe UI"/>
          <w:sz w:val="18"/>
          <w:szCs w:val="18"/>
        </w:rPr>
        <w:t xml:space="preserve"> mykiss). Canadian Journal of Fisheries and Aquatic Sciences </w:t>
      </w:r>
      <w:r>
        <w:rPr>
          <w:rFonts w:ascii="Segoe UI" w:hAnsi="Segoe UI" w:cs="Segoe UI"/>
          <w:b/>
          <w:bCs/>
          <w:sz w:val="18"/>
          <w:szCs w:val="18"/>
        </w:rPr>
        <w:t>60</w:t>
      </w:r>
      <w:r>
        <w:rPr>
          <w:rFonts w:ascii="Segoe UI" w:hAnsi="Segoe UI" w:cs="Segoe UI"/>
          <w:sz w:val="18"/>
          <w:szCs w:val="18"/>
        </w:rPr>
        <w:t>(9): 1057-1067.</w:t>
      </w:r>
    </w:p>
  </w:comment>
  <w:comment w:id="521" w:author="Jonathan Moore" w:date="2017-05-30T10:53:00Z" w:initials="JM">
    <w:p w14:paraId="42F6615A" w14:textId="77777777" w:rsidR="0069133C" w:rsidRDefault="0069133C">
      <w:pPr>
        <w:pStyle w:val="CommentText"/>
      </w:pPr>
      <w:r>
        <w:rPr>
          <w:rStyle w:val="CommentReference"/>
        </w:rPr>
        <w:annotationRef/>
      </w:r>
      <w:r w:rsidRPr="008315FA">
        <w:t>http://www.tandfonline.com/doi/full/10.1080/00028487.2017.1317664</w:t>
      </w:r>
    </w:p>
  </w:comment>
  <w:comment w:id="529" w:author="Jonathan Moore" w:date="2017-05-30T10:53:00Z" w:initials="JM">
    <w:p w14:paraId="010183BB" w14:textId="77777777" w:rsidR="0069133C" w:rsidRDefault="0069133C">
      <w:pPr>
        <w:pStyle w:val="CommentText"/>
      </w:pPr>
      <w:r>
        <w:rPr>
          <w:rStyle w:val="CommentReference"/>
        </w:rPr>
        <w:annotationRef/>
      </w:r>
      <w:hyperlink r:id="rId1" w:history="1">
        <w:r w:rsidRPr="00562A47">
          <w:rPr>
            <w:rStyle w:val="Hyperlink"/>
          </w:rPr>
          <w:t>https://www.ecologyandsociety.org/vol14/iss1/art3/main.html</w:t>
        </w:r>
      </w:hyperlink>
    </w:p>
    <w:p w14:paraId="32273BBB" w14:textId="77777777" w:rsidR="0069133C" w:rsidRDefault="0069133C">
      <w:pPr>
        <w:pStyle w:val="CommentText"/>
      </w:pPr>
    </w:p>
    <w:p w14:paraId="262B4183" w14:textId="77777777" w:rsidR="0069133C" w:rsidRDefault="0069133C">
      <w:pPr>
        <w:pStyle w:val="CommentText"/>
      </w:pPr>
      <w:r w:rsidRPr="0080643B">
        <w:t>http://onlinelibrary.wiley.com/doi/10.1111/j.1752-4571.2008.00023.x/full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CACC3BE" w15:done="0"/>
  <w15:commentEx w15:paraId="7ADE2B0F" w15:done="0"/>
  <w15:commentEx w15:paraId="5F2A77E7" w15:done="0"/>
  <w15:commentEx w15:paraId="73E26D7C" w15:done="0"/>
  <w15:commentEx w15:paraId="1B4F2552" w15:done="0"/>
  <w15:commentEx w15:paraId="465789B0" w15:done="0"/>
  <w15:commentEx w15:paraId="69B2A1B6" w15:done="0"/>
  <w15:commentEx w15:paraId="04F2C56C" w15:done="0"/>
  <w15:commentEx w15:paraId="708C6ED6" w15:done="0"/>
  <w15:commentEx w15:paraId="56850732" w15:done="0"/>
  <w15:commentEx w15:paraId="31660FC8" w15:done="0"/>
  <w15:commentEx w15:paraId="089F5B09" w15:done="0"/>
  <w15:commentEx w15:paraId="03B6448A" w15:done="0"/>
  <w15:commentEx w15:paraId="138133D9" w15:done="0"/>
  <w15:commentEx w15:paraId="5EAED350" w15:done="0"/>
  <w15:commentEx w15:paraId="07C15649" w15:done="0"/>
  <w15:commentEx w15:paraId="1F17E6CB" w15:done="0"/>
  <w15:commentEx w15:paraId="72FDBD07" w15:done="0"/>
  <w15:commentEx w15:paraId="0B49BA18" w15:done="0"/>
  <w15:commentEx w15:paraId="129895FC" w15:done="0"/>
  <w15:commentEx w15:paraId="5CE7C827" w15:done="0"/>
  <w15:commentEx w15:paraId="42F6615A" w15:done="0"/>
  <w15:commentEx w15:paraId="262B418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FAF3A" w14:textId="77777777" w:rsidR="0034516E" w:rsidRDefault="0034516E">
      <w:pPr>
        <w:spacing w:after="0"/>
      </w:pPr>
      <w:r>
        <w:separator/>
      </w:r>
    </w:p>
  </w:endnote>
  <w:endnote w:type="continuationSeparator" w:id="0">
    <w:p w14:paraId="6E90C3F3" w14:textId="77777777" w:rsidR="0034516E" w:rsidRDefault="003451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FRM0900">
    <w:altName w:val="Calibri"/>
    <w:panose1 w:val="00000000000000000000"/>
    <w:charset w:val="00"/>
    <w:family w:val="auto"/>
    <w:notTrueType/>
    <w:pitch w:val="default"/>
    <w:sig w:usb0="00000003" w:usb1="00000000" w:usb2="00000000" w:usb3="00000000" w:csb0="00000001" w:csb1="00000000"/>
  </w:font>
  <w:font w:name="SFTI09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BB2AEB" w14:textId="77777777" w:rsidR="0034516E" w:rsidRDefault="0034516E">
      <w:r>
        <w:separator/>
      </w:r>
    </w:p>
  </w:footnote>
  <w:footnote w:type="continuationSeparator" w:id="0">
    <w:p w14:paraId="62AE76D4" w14:textId="77777777" w:rsidR="0034516E" w:rsidRDefault="003451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AF8B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BA7E01D"/>
    <w:multiLevelType w:val="multilevel"/>
    <w:tmpl w:val="2F0097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athan Moore">
    <w15:presenceInfo w15:providerId="Windows Live" w15:userId="b6bfb8fa7faf3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49B4"/>
    <w:rsid w:val="00020148"/>
    <w:rsid w:val="00136C3C"/>
    <w:rsid w:val="0021714C"/>
    <w:rsid w:val="002259C8"/>
    <w:rsid w:val="00302F51"/>
    <w:rsid w:val="00327E8F"/>
    <w:rsid w:val="0034516E"/>
    <w:rsid w:val="003C04A4"/>
    <w:rsid w:val="004847FA"/>
    <w:rsid w:val="004E29B3"/>
    <w:rsid w:val="005161E6"/>
    <w:rsid w:val="00537FCE"/>
    <w:rsid w:val="00555254"/>
    <w:rsid w:val="00590D07"/>
    <w:rsid w:val="005B4940"/>
    <w:rsid w:val="00624CE8"/>
    <w:rsid w:val="006673E8"/>
    <w:rsid w:val="0069133C"/>
    <w:rsid w:val="006E7514"/>
    <w:rsid w:val="00784D58"/>
    <w:rsid w:val="0080643B"/>
    <w:rsid w:val="00826752"/>
    <w:rsid w:val="008315FA"/>
    <w:rsid w:val="008D6863"/>
    <w:rsid w:val="008E16D4"/>
    <w:rsid w:val="008E2445"/>
    <w:rsid w:val="00A104D0"/>
    <w:rsid w:val="00A12CE6"/>
    <w:rsid w:val="00A3296D"/>
    <w:rsid w:val="00A64E19"/>
    <w:rsid w:val="00A7242D"/>
    <w:rsid w:val="00AA447A"/>
    <w:rsid w:val="00B86B75"/>
    <w:rsid w:val="00B87B80"/>
    <w:rsid w:val="00BC48D5"/>
    <w:rsid w:val="00C36279"/>
    <w:rsid w:val="00E315A3"/>
    <w:rsid w:val="00EB047F"/>
    <w:rsid w:val="00EB4E78"/>
    <w:rsid w:val="00F61D95"/>
    <w:rsid w:val="00F85CDC"/>
    <w:rsid w:val="00F926E8"/>
    <w:rsid w:val="00F92ED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index 3" w:semiHidden="0" w:unhideWhenUsed="0"/>
    <w:lsdException w:name="List Bullet 3" w:semiHidden="0" w:unhideWhenUsed="0"/>
    <w:lsdException w:name="List Number 2" w:semiHidden="0" w:unhideWhenUsed="0"/>
    <w:lsdException w:name="List Number 3" w:semiHidden="0" w:unhideWhenUsed="0"/>
    <w:lsdException w:name="Title" w:semiHidden="0" w:unhideWhenUsed="0"/>
    <w:lsdException w:name="Subtitle"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537FC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37FCE"/>
    <w:rPr>
      <w:rFonts w:ascii="Segoe UI" w:hAnsi="Segoe UI" w:cs="Segoe UI"/>
      <w:sz w:val="18"/>
      <w:szCs w:val="18"/>
    </w:rPr>
  </w:style>
  <w:style w:type="character" w:styleId="CommentReference">
    <w:name w:val="annotation reference"/>
    <w:basedOn w:val="DefaultParagraphFont"/>
    <w:semiHidden/>
    <w:unhideWhenUsed/>
    <w:rsid w:val="00537FCE"/>
    <w:rPr>
      <w:sz w:val="16"/>
      <w:szCs w:val="16"/>
    </w:rPr>
  </w:style>
  <w:style w:type="paragraph" w:styleId="CommentText">
    <w:name w:val="annotation text"/>
    <w:basedOn w:val="Normal"/>
    <w:link w:val="CommentTextChar"/>
    <w:semiHidden/>
    <w:unhideWhenUsed/>
    <w:rsid w:val="00537FCE"/>
    <w:rPr>
      <w:sz w:val="20"/>
      <w:szCs w:val="20"/>
    </w:rPr>
  </w:style>
  <w:style w:type="character" w:customStyle="1" w:styleId="CommentTextChar">
    <w:name w:val="Comment Text Char"/>
    <w:basedOn w:val="DefaultParagraphFont"/>
    <w:link w:val="CommentText"/>
    <w:semiHidden/>
    <w:rsid w:val="00537FCE"/>
    <w:rPr>
      <w:sz w:val="20"/>
      <w:szCs w:val="20"/>
    </w:rPr>
  </w:style>
  <w:style w:type="paragraph" w:styleId="CommentSubject">
    <w:name w:val="annotation subject"/>
    <w:basedOn w:val="CommentText"/>
    <w:next w:val="CommentText"/>
    <w:link w:val="CommentSubjectChar"/>
    <w:semiHidden/>
    <w:unhideWhenUsed/>
    <w:rsid w:val="00537FCE"/>
    <w:rPr>
      <w:b/>
      <w:bCs/>
    </w:rPr>
  </w:style>
  <w:style w:type="character" w:customStyle="1" w:styleId="CommentSubjectChar">
    <w:name w:val="Comment Subject Char"/>
    <w:basedOn w:val="CommentTextChar"/>
    <w:link w:val="CommentSubject"/>
    <w:semiHidden/>
    <w:rsid w:val="00537FCE"/>
    <w:rPr>
      <w:b/>
      <w:bCs/>
      <w:sz w:val="20"/>
      <w:szCs w:val="20"/>
    </w:rPr>
  </w:style>
  <w:style w:type="character" w:customStyle="1" w:styleId="hlfld-contribauthor">
    <w:name w:val="hlfld-contribauthor"/>
    <w:basedOn w:val="DefaultParagraphFont"/>
    <w:rsid w:val="00555254"/>
  </w:style>
  <w:style w:type="character" w:customStyle="1" w:styleId="apple-converted-space">
    <w:name w:val="apple-converted-space"/>
    <w:basedOn w:val="DefaultParagraphFont"/>
    <w:rsid w:val="00555254"/>
  </w:style>
  <w:style w:type="character" w:customStyle="1" w:styleId="nlmgiven-names">
    <w:name w:val="nlm_given-names"/>
    <w:basedOn w:val="DefaultParagraphFont"/>
    <w:rsid w:val="00555254"/>
  </w:style>
  <w:style w:type="character" w:customStyle="1" w:styleId="nlmyear">
    <w:name w:val="nlm_year"/>
    <w:basedOn w:val="DefaultParagraphFont"/>
    <w:rsid w:val="00555254"/>
  </w:style>
  <w:style w:type="character" w:customStyle="1" w:styleId="nlmarticle-title">
    <w:name w:val="nlm_article-title"/>
    <w:basedOn w:val="DefaultParagraphFont"/>
    <w:rsid w:val="00555254"/>
  </w:style>
  <w:style w:type="character" w:customStyle="1" w:styleId="nlmfpage">
    <w:name w:val="nlm_fpage"/>
    <w:basedOn w:val="DefaultParagraphFont"/>
    <w:rsid w:val="00555254"/>
  </w:style>
  <w:style w:type="character" w:customStyle="1" w:styleId="nlmlpage">
    <w:name w:val="nlm_lpage"/>
    <w:basedOn w:val="DefaultParagraphFont"/>
    <w:rsid w:val="00555254"/>
  </w:style>
  <w:style w:type="character" w:customStyle="1" w:styleId="Mention">
    <w:name w:val="Mention"/>
    <w:basedOn w:val="DefaultParagraphFont"/>
    <w:uiPriority w:val="99"/>
    <w:semiHidden/>
    <w:unhideWhenUsed/>
    <w:rsid w:val="0080643B"/>
    <w:rPr>
      <w:color w:val="2B579A"/>
      <w:shd w:val="clear" w:color="auto" w:fill="E6E6E6"/>
    </w:rPr>
  </w:style>
  <w:style w:type="paragraph" w:styleId="Revision">
    <w:name w:val="Revision"/>
    <w:hidden/>
    <w:semiHidden/>
    <w:rsid w:val="00136C3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8" w:semiHidden="0" w:unhideWhenUsed="0"/>
    <w:lsdException w:name="heading 9" w:semiHidden="0" w:unhideWhenUsed="0"/>
    <w:lsdException w:name="index 1" w:semiHidden="0" w:unhideWhenUsed="0"/>
    <w:lsdException w:name="index 2" w:semiHidden="0" w:unhideWhenUsed="0"/>
    <w:lsdException w:name="index 3" w:semiHidden="0" w:unhideWhenUsed="0"/>
    <w:lsdException w:name="List Bullet 3" w:semiHidden="0" w:unhideWhenUsed="0"/>
    <w:lsdException w:name="List Number 2" w:semiHidden="0" w:unhideWhenUsed="0"/>
    <w:lsdException w:name="List Number 3" w:semiHidden="0" w:unhideWhenUsed="0"/>
    <w:lsdException w:name="Title" w:semiHidden="0" w:unhideWhenUsed="0"/>
    <w:lsdException w:name="Subtitle" w:semiHidden="0" w:unhideWhenUsed="0"/>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lsdException w:name="Emphasis" w:semiHidden="0" w:unhideWhenUsed="0"/>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537FC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37FCE"/>
    <w:rPr>
      <w:rFonts w:ascii="Segoe UI" w:hAnsi="Segoe UI" w:cs="Segoe UI"/>
      <w:sz w:val="18"/>
      <w:szCs w:val="18"/>
    </w:rPr>
  </w:style>
  <w:style w:type="character" w:styleId="CommentReference">
    <w:name w:val="annotation reference"/>
    <w:basedOn w:val="DefaultParagraphFont"/>
    <w:semiHidden/>
    <w:unhideWhenUsed/>
    <w:rsid w:val="00537FCE"/>
    <w:rPr>
      <w:sz w:val="16"/>
      <w:szCs w:val="16"/>
    </w:rPr>
  </w:style>
  <w:style w:type="paragraph" w:styleId="CommentText">
    <w:name w:val="annotation text"/>
    <w:basedOn w:val="Normal"/>
    <w:link w:val="CommentTextChar"/>
    <w:semiHidden/>
    <w:unhideWhenUsed/>
    <w:rsid w:val="00537FCE"/>
    <w:rPr>
      <w:sz w:val="20"/>
      <w:szCs w:val="20"/>
    </w:rPr>
  </w:style>
  <w:style w:type="character" w:customStyle="1" w:styleId="CommentTextChar">
    <w:name w:val="Comment Text Char"/>
    <w:basedOn w:val="DefaultParagraphFont"/>
    <w:link w:val="CommentText"/>
    <w:semiHidden/>
    <w:rsid w:val="00537FCE"/>
    <w:rPr>
      <w:sz w:val="20"/>
      <w:szCs w:val="20"/>
    </w:rPr>
  </w:style>
  <w:style w:type="paragraph" w:styleId="CommentSubject">
    <w:name w:val="annotation subject"/>
    <w:basedOn w:val="CommentText"/>
    <w:next w:val="CommentText"/>
    <w:link w:val="CommentSubjectChar"/>
    <w:semiHidden/>
    <w:unhideWhenUsed/>
    <w:rsid w:val="00537FCE"/>
    <w:rPr>
      <w:b/>
      <w:bCs/>
    </w:rPr>
  </w:style>
  <w:style w:type="character" w:customStyle="1" w:styleId="CommentSubjectChar">
    <w:name w:val="Comment Subject Char"/>
    <w:basedOn w:val="CommentTextChar"/>
    <w:link w:val="CommentSubject"/>
    <w:semiHidden/>
    <w:rsid w:val="00537FCE"/>
    <w:rPr>
      <w:b/>
      <w:bCs/>
      <w:sz w:val="20"/>
      <w:szCs w:val="20"/>
    </w:rPr>
  </w:style>
  <w:style w:type="character" w:customStyle="1" w:styleId="hlfld-contribauthor">
    <w:name w:val="hlfld-contribauthor"/>
    <w:basedOn w:val="DefaultParagraphFont"/>
    <w:rsid w:val="00555254"/>
  </w:style>
  <w:style w:type="character" w:customStyle="1" w:styleId="apple-converted-space">
    <w:name w:val="apple-converted-space"/>
    <w:basedOn w:val="DefaultParagraphFont"/>
    <w:rsid w:val="00555254"/>
  </w:style>
  <w:style w:type="character" w:customStyle="1" w:styleId="nlmgiven-names">
    <w:name w:val="nlm_given-names"/>
    <w:basedOn w:val="DefaultParagraphFont"/>
    <w:rsid w:val="00555254"/>
  </w:style>
  <w:style w:type="character" w:customStyle="1" w:styleId="nlmyear">
    <w:name w:val="nlm_year"/>
    <w:basedOn w:val="DefaultParagraphFont"/>
    <w:rsid w:val="00555254"/>
  </w:style>
  <w:style w:type="character" w:customStyle="1" w:styleId="nlmarticle-title">
    <w:name w:val="nlm_article-title"/>
    <w:basedOn w:val="DefaultParagraphFont"/>
    <w:rsid w:val="00555254"/>
  </w:style>
  <w:style w:type="character" w:customStyle="1" w:styleId="nlmfpage">
    <w:name w:val="nlm_fpage"/>
    <w:basedOn w:val="DefaultParagraphFont"/>
    <w:rsid w:val="00555254"/>
  </w:style>
  <w:style w:type="character" w:customStyle="1" w:styleId="nlmlpage">
    <w:name w:val="nlm_lpage"/>
    <w:basedOn w:val="DefaultParagraphFont"/>
    <w:rsid w:val="00555254"/>
  </w:style>
  <w:style w:type="character" w:customStyle="1" w:styleId="Mention">
    <w:name w:val="Mention"/>
    <w:basedOn w:val="DefaultParagraphFont"/>
    <w:uiPriority w:val="99"/>
    <w:semiHidden/>
    <w:unhideWhenUsed/>
    <w:rsid w:val="0080643B"/>
    <w:rPr>
      <w:color w:val="2B579A"/>
      <w:shd w:val="clear" w:color="auto" w:fill="E6E6E6"/>
    </w:rPr>
  </w:style>
  <w:style w:type="paragraph" w:styleId="Revision">
    <w:name w:val="Revision"/>
    <w:hidden/>
    <w:semiHidden/>
    <w:rsid w:val="00136C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cologyandsociety.org/vol14/iss1/art3/main.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df"/><Relationship Id="rId18" Type="http://schemas.openxmlformats.org/officeDocument/2006/relationships/image" Target="media/image9.pd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df"/><Relationship Id="rId7" Type="http://schemas.openxmlformats.org/officeDocument/2006/relationships/footnotes" Target="footnotes.xml"/><Relationship Id="rId12" Type="http://schemas.openxmlformats.org/officeDocument/2006/relationships/image" Target="media/image3.pdf"/><Relationship Id="rId17" Type="http://schemas.openxmlformats.org/officeDocument/2006/relationships/image" Target="media/image8.pd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df"/><Relationship Id="rId20" Type="http://schemas.openxmlformats.org/officeDocument/2006/relationships/image" Target="media/image11.pd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df"/><Relationship Id="rId24" Type="http://schemas.openxmlformats.org/officeDocument/2006/relationships/image" Target="media/image15.pdf"/><Relationship Id="rId5" Type="http://schemas.openxmlformats.org/officeDocument/2006/relationships/settings" Target="settings.xml"/><Relationship Id="rId15" Type="http://schemas.openxmlformats.org/officeDocument/2006/relationships/image" Target="media/image6.pdf"/><Relationship Id="rId23" Type="http://schemas.openxmlformats.org/officeDocument/2006/relationships/image" Target="media/image14.pdf"/><Relationship Id="rId28" Type="http://schemas.microsoft.com/office/2011/relationships/commentsExtended" Target="commentsExtended.xml"/><Relationship Id="rId10" Type="http://schemas.openxmlformats.org/officeDocument/2006/relationships/image" Target="media/image1.pdf"/><Relationship Id="rId19" Type="http://schemas.openxmlformats.org/officeDocument/2006/relationships/image" Target="media/image10.pd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df"/><Relationship Id="rId22" Type="http://schemas.openxmlformats.org/officeDocument/2006/relationships/image" Target="media/image13.pd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07F70-1B95-4885-B92E-E71A285B2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23</Pages>
  <Words>8849</Words>
  <Characters>50443</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The eco-evolutionary impacts of collective straying on metapopulation robustness</vt:lpstr>
    </vt:vector>
  </TitlesOfParts>
  <Company>Microsoft</Company>
  <LinksUpToDate>false</LinksUpToDate>
  <CharactersWithSpaces>59174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eco-evolutionary impacts of collective straying on metapopulation robustness</dc:title>
  <dc:creator>Justin D. Yeakel{}^{1,2,*}, Jean Philippe Gibert{}^{1}, Peter A. H. Westley{}^{3}, &amp; Jonathan W. Moore{}^{4} {}^1School of Natural Sciences, University of California, Merced, Merced CA, USA {}^2The Santa Fe Institute, Santa Fe NM, USA {}^3College of Fisheries and Ocean Sciences, University of Alaska, Fairbanks, Fairbanks AK, USA {}^4Earth{}_2Oceans Research Group, Simon Fraser University, Vancouver BC, Canada {}^*To whom correspondence should be addressed: jdyeakel@gmail.com</dc:creator>
  <cp:lastModifiedBy>pwestley</cp:lastModifiedBy>
  <cp:revision>3</cp:revision>
  <dcterms:created xsi:type="dcterms:W3CDTF">2017-05-30T14:49:00Z</dcterms:created>
  <dcterms:modified xsi:type="dcterms:W3CDTF">2017-05-30T18:53:00Z</dcterms:modified>
</cp:coreProperties>
</file>